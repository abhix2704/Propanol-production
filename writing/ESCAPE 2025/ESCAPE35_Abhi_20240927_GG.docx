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82730" w14:textId="7FCD5594" w:rsidR="00DF0359" w:rsidRDefault="00DF0359" w:rsidP="006A6FB1">
      <w:pPr>
        <w:spacing w:before="120" w:after="120" w:line="276" w:lineRule="auto"/>
        <w:rPr>
          <w:rFonts w:asciiTheme="minorHAnsi" w:hAnsiTheme="minorHAnsi" w:cstheme="minorHAnsi"/>
          <w:b/>
          <w:color w:val="000000" w:themeColor="text1"/>
          <w:sz w:val="28"/>
        </w:rPr>
        <w:pPrChange w:id="0" w:author="Guillén Gosalbez  Gonzalo" w:date="2024-10-11T10:25:00Z" w16du:dateUtc="2024-10-11T08:25:00Z">
          <w:pPr>
            <w:spacing w:before="120" w:after="120" w:line="276" w:lineRule="auto"/>
            <w:jc w:val="both"/>
          </w:pPr>
        </w:pPrChange>
      </w:pPr>
      <w:r w:rsidRPr="00DF0359">
        <w:rPr>
          <w:rFonts w:asciiTheme="minorHAnsi" w:hAnsiTheme="minorHAnsi" w:cstheme="minorHAnsi"/>
          <w:b/>
          <w:color w:val="000000" w:themeColor="text1"/>
          <w:sz w:val="28"/>
        </w:rPr>
        <w:t>Techno-Economic and Prospective Life Cycle Assessment of Sustainable Propanol Production Pathways</w:t>
      </w:r>
    </w:p>
    <w:p w14:paraId="307779C2" w14:textId="23F6FB82" w:rsidR="00F130B3" w:rsidRPr="007815F4" w:rsidRDefault="007815F4" w:rsidP="006A6FB1">
      <w:pPr>
        <w:spacing w:before="120" w:after="120" w:line="276" w:lineRule="auto"/>
        <w:rPr>
          <w:rFonts w:asciiTheme="minorHAnsi" w:hAnsiTheme="minorHAnsi" w:cstheme="minorHAnsi"/>
          <w:sz w:val="22"/>
          <w:szCs w:val="22"/>
          <w:lang w:val="en-US"/>
        </w:rPr>
        <w:pPrChange w:id="1" w:author="Guillén Gosalbez  Gonzalo" w:date="2024-10-11T10:25:00Z" w16du:dateUtc="2024-10-11T08:25:00Z">
          <w:pPr>
            <w:spacing w:before="120" w:after="120" w:line="276" w:lineRule="auto"/>
            <w:jc w:val="both"/>
          </w:pPr>
        </w:pPrChange>
      </w:pPr>
      <w:r w:rsidRPr="007815F4">
        <w:rPr>
          <w:rFonts w:asciiTheme="minorHAnsi" w:hAnsiTheme="minorHAnsi" w:cstheme="minorHAnsi"/>
          <w:sz w:val="22"/>
          <w:szCs w:val="22"/>
          <w:lang w:val="en-US"/>
        </w:rPr>
        <w:t>Abhinandan Nabera,</w:t>
      </w:r>
      <w:r w:rsidRPr="007815F4">
        <w:rPr>
          <w:rFonts w:asciiTheme="minorHAnsi" w:hAnsiTheme="minorHAnsi" w:cstheme="minorHAnsi"/>
          <w:sz w:val="22"/>
          <w:szCs w:val="22"/>
          <w:vertAlign w:val="superscript"/>
          <w:lang w:val="en-US"/>
        </w:rPr>
        <w:t>a</w:t>
      </w:r>
      <w:r w:rsidRPr="007815F4">
        <w:rPr>
          <w:rFonts w:asciiTheme="minorHAnsi" w:hAnsiTheme="minorHAnsi" w:cstheme="minorHAnsi"/>
          <w:sz w:val="22"/>
          <w:szCs w:val="22"/>
          <w:lang w:val="en-US"/>
        </w:rPr>
        <w:t xml:space="preserve"> </w:t>
      </w:r>
      <w:r w:rsidR="00F130B3" w:rsidRPr="007815F4">
        <w:rPr>
          <w:rFonts w:asciiTheme="minorHAnsi" w:hAnsiTheme="minorHAnsi" w:cstheme="minorHAnsi"/>
          <w:sz w:val="22"/>
          <w:szCs w:val="22"/>
          <w:lang w:val="es-ES"/>
        </w:rPr>
        <w:t>Juan Diego Medrano-García,</w:t>
      </w:r>
      <w:r w:rsidR="00F130B3" w:rsidRPr="007815F4">
        <w:rPr>
          <w:rFonts w:asciiTheme="minorHAnsi" w:hAnsiTheme="minorHAnsi" w:cstheme="minorHAnsi"/>
          <w:sz w:val="22"/>
          <w:szCs w:val="22"/>
          <w:vertAlign w:val="superscript"/>
          <w:lang w:val="es-ES"/>
        </w:rPr>
        <w:t>a</w:t>
      </w:r>
      <w:r w:rsidR="00F130B3" w:rsidRPr="007815F4">
        <w:rPr>
          <w:rFonts w:asciiTheme="minorHAnsi" w:hAnsiTheme="minorHAnsi" w:cstheme="minorHAnsi"/>
          <w:sz w:val="22"/>
          <w:szCs w:val="22"/>
          <w:lang w:val="es-ES"/>
        </w:rPr>
        <w:t xml:space="preserve"> </w:t>
      </w:r>
      <w:r w:rsidR="009105D3">
        <w:rPr>
          <w:rFonts w:asciiTheme="minorHAnsi" w:hAnsiTheme="minorHAnsi" w:cstheme="minorHAnsi"/>
          <w:sz w:val="22"/>
          <w:szCs w:val="22"/>
          <w:lang w:val="es-ES"/>
        </w:rPr>
        <w:t>Sachin Jog</w:t>
      </w:r>
      <w:r w:rsidR="009105D3" w:rsidRPr="007815F4">
        <w:rPr>
          <w:rFonts w:asciiTheme="minorHAnsi" w:hAnsiTheme="minorHAnsi" w:cstheme="minorHAnsi"/>
          <w:sz w:val="22"/>
          <w:szCs w:val="22"/>
          <w:lang w:val="es-ES"/>
        </w:rPr>
        <w:t>,</w:t>
      </w:r>
      <w:r w:rsidR="009105D3" w:rsidRPr="007815F4">
        <w:rPr>
          <w:rFonts w:asciiTheme="minorHAnsi" w:hAnsiTheme="minorHAnsi" w:cstheme="minorHAnsi"/>
          <w:sz w:val="22"/>
          <w:szCs w:val="22"/>
          <w:vertAlign w:val="superscript"/>
          <w:lang w:val="es-ES"/>
        </w:rPr>
        <w:t>a</w:t>
      </w:r>
      <w:r w:rsidR="009105D3" w:rsidRPr="007815F4">
        <w:rPr>
          <w:rFonts w:asciiTheme="minorHAnsi" w:hAnsiTheme="minorHAnsi" w:cstheme="minorHAnsi"/>
          <w:sz w:val="22"/>
          <w:szCs w:val="22"/>
          <w:lang w:val="en-US"/>
        </w:rPr>
        <w:t xml:space="preserve"> </w:t>
      </w:r>
      <w:r w:rsidRPr="007815F4">
        <w:rPr>
          <w:rFonts w:asciiTheme="minorHAnsi" w:hAnsiTheme="minorHAnsi" w:cstheme="minorHAnsi"/>
          <w:sz w:val="22"/>
          <w:szCs w:val="22"/>
          <w:lang w:val="en-US"/>
        </w:rPr>
        <w:t>Robert Istrate,</w:t>
      </w:r>
      <w:r w:rsidRPr="007815F4">
        <w:rPr>
          <w:rFonts w:asciiTheme="minorHAnsi" w:hAnsiTheme="minorHAnsi" w:cstheme="minorHAnsi"/>
          <w:sz w:val="22"/>
          <w:szCs w:val="22"/>
          <w:vertAlign w:val="superscript"/>
          <w:lang w:val="en-US"/>
        </w:rPr>
        <w:t>b</w:t>
      </w:r>
      <w:r w:rsidRPr="007815F4">
        <w:rPr>
          <w:rFonts w:asciiTheme="minorHAnsi" w:hAnsiTheme="minorHAnsi" w:cstheme="minorHAnsi"/>
          <w:sz w:val="22"/>
          <w:szCs w:val="22"/>
          <w:lang w:val="es-ES"/>
        </w:rPr>
        <w:t xml:space="preserve"> </w:t>
      </w:r>
      <w:r w:rsidR="00D644FF" w:rsidRPr="007815F4">
        <w:rPr>
          <w:rFonts w:asciiTheme="minorHAnsi" w:hAnsiTheme="minorHAnsi" w:cstheme="minorHAnsi"/>
          <w:sz w:val="22"/>
          <w:szCs w:val="22"/>
          <w:lang w:val="es-ES"/>
        </w:rPr>
        <w:t xml:space="preserve">and </w:t>
      </w:r>
      <w:r w:rsidR="00F130B3" w:rsidRPr="007815F4">
        <w:rPr>
          <w:rFonts w:asciiTheme="minorHAnsi" w:hAnsiTheme="minorHAnsi" w:cstheme="minorHAnsi"/>
          <w:sz w:val="22"/>
          <w:szCs w:val="22"/>
          <w:lang w:val="es-ES"/>
        </w:rPr>
        <w:t>Gonzalo Guillén</w:t>
      </w:r>
      <w:r w:rsidR="00882EF9">
        <w:rPr>
          <w:rFonts w:asciiTheme="minorHAnsi" w:hAnsiTheme="minorHAnsi" w:cstheme="minorHAnsi"/>
          <w:sz w:val="22"/>
          <w:szCs w:val="22"/>
          <w:lang w:val="es-ES"/>
        </w:rPr>
        <w:noBreakHyphen/>
      </w:r>
      <w:r w:rsidR="00F130B3" w:rsidRPr="007815F4">
        <w:rPr>
          <w:rFonts w:asciiTheme="minorHAnsi" w:hAnsiTheme="minorHAnsi" w:cstheme="minorHAnsi"/>
          <w:sz w:val="22"/>
          <w:szCs w:val="22"/>
          <w:lang w:val="es-ES"/>
        </w:rPr>
        <w:t>Gosálbez</w:t>
      </w:r>
      <w:r w:rsidR="00782DFC" w:rsidRPr="007815F4">
        <w:rPr>
          <w:rFonts w:asciiTheme="minorHAnsi" w:hAnsiTheme="minorHAnsi" w:cstheme="minorHAnsi"/>
          <w:sz w:val="22"/>
          <w:szCs w:val="22"/>
          <w:lang w:val="es-ES"/>
        </w:rPr>
        <w:t>*</w:t>
      </w:r>
      <w:r w:rsidR="00782DFC" w:rsidRPr="007815F4">
        <w:rPr>
          <w:rFonts w:asciiTheme="minorHAnsi" w:hAnsiTheme="minorHAnsi" w:cstheme="minorHAnsi"/>
          <w:sz w:val="22"/>
          <w:szCs w:val="22"/>
          <w:vertAlign w:val="superscript"/>
          <w:lang w:val="es-ES"/>
        </w:rPr>
        <w:t>,</w:t>
      </w:r>
      <w:r w:rsidR="00F130B3" w:rsidRPr="007815F4">
        <w:rPr>
          <w:rFonts w:asciiTheme="minorHAnsi" w:hAnsiTheme="minorHAnsi" w:cstheme="minorHAnsi"/>
          <w:sz w:val="22"/>
          <w:szCs w:val="22"/>
          <w:vertAlign w:val="superscript"/>
          <w:lang w:val="es-ES"/>
        </w:rPr>
        <w:t>a</w:t>
      </w:r>
    </w:p>
    <w:p w14:paraId="7286CE22" w14:textId="2C6AEDEC" w:rsidR="00F130B3" w:rsidRPr="007815F4" w:rsidRDefault="00F130B3" w:rsidP="00152E9D">
      <w:pPr>
        <w:pStyle w:val="NoSpacing"/>
        <w:jc w:val="both"/>
        <w:rPr>
          <w:rFonts w:asciiTheme="minorHAnsi" w:hAnsiTheme="minorHAnsi" w:cstheme="minorHAnsi"/>
          <w:i/>
          <w:lang w:val="en-US"/>
        </w:rPr>
      </w:pPr>
      <w:r w:rsidRPr="007815F4">
        <w:rPr>
          <w:rFonts w:asciiTheme="minorHAnsi" w:hAnsiTheme="minorHAnsi" w:cstheme="minorHAnsi"/>
          <w:i/>
          <w:vertAlign w:val="superscript"/>
          <w:lang w:val="en-US"/>
        </w:rPr>
        <w:t>a</w:t>
      </w:r>
      <w:r w:rsidRPr="007815F4">
        <w:rPr>
          <w:rFonts w:asciiTheme="minorHAnsi" w:hAnsiTheme="minorHAnsi" w:cstheme="minorHAnsi"/>
          <w:i/>
          <w:lang w:val="en-US"/>
        </w:rPr>
        <w:t>Institute for Chemical and Bioengineering, Department of Chemistry and Applied Biosciences, ETH Zurich, Vladimir-Prelog-Weg 1, 8093 Zurich, Switzerland</w:t>
      </w:r>
    </w:p>
    <w:p w14:paraId="125026BB" w14:textId="77777777" w:rsidR="007815F4" w:rsidRPr="007815F4" w:rsidRDefault="007815F4" w:rsidP="00152E9D">
      <w:pPr>
        <w:pStyle w:val="NoSpacing"/>
        <w:jc w:val="both"/>
        <w:rPr>
          <w:rFonts w:asciiTheme="minorHAnsi" w:hAnsiTheme="minorHAnsi" w:cstheme="minorHAnsi"/>
          <w:i/>
          <w:lang w:val="en-US"/>
        </w:rPr>
      </w:pPr>
      <w:r w:rsidRPr="007815F4">
        <w:rPr>
          <w:rFonts w:asciiTheme="minorHAnsi" w:hAnsiTheme="minorHAnsi" w:cstheme="minorHAnsi"/>
          <w:i/>
          <w:vertAlign w:val="superscript"/>
          <w:lang w:val="en-US"/>
        </w:rPr>
        <w:t>b</w:t>
      </w:r>
      <w:r w:rsidRPr="007815F4">
        <w:rPr>
          <w:rFonts w:asciiTheme="minorHAnsi" w:hAnsiTheme="minorHAnsi" w:cstheme="minorHAnsi"/>
          <w:i/>
          <w:lang w:val="en-US"/>
        </w:rPr>
        <w:t>Institute of Environmental Sciences (CML), Leiden University, Einsteinweg 2, 2333 CC Leiden, The Netherlands</w:t>
      </w:r>
    </w:p>
    <w:p w14:paraId="27EA8F21" w14:textId="77777777" w:rsidR="007815F4" w:rsidRPr="007815F4" w:rsidRDefault="007815F4" w:rsidP="00152E9D">
      <w:pPr>
        <w:pStyle w:val="NoSpacing"/>
        <w:jc w:val="both"/>
        <w:rPr>
          <w:rFonts w:asciiTheme="minorHAnsi" w:hAnsiTheme="minorHAnsi" w:cstheme="minorHAnsi"/>
          <w:lang w:val="en-US"/>
        </w:rPr>
      </w:pPr>
      <w:r w:rsidRPr="007815F4">
        <w:rPr>
          <w:rFonts w:asciiTheme="minorHAnsi" w:hAnsiTheme="minorHAnsi" w:cstheme="minorHAnsi"/>
          <w:vertAlign w:val="superscript"/>
          <w:lang w:val="en-US"/>
        </w:rPr>
        <w:t>*</w:t>
      </w:r>
      <w:hyperlink r:id="rId6" w:history="1">
        <w:r w:rsidRPr="007815F4">
          <w:rPr>
            <w:rStyle w:val="Hyperlink"/>
            <w:rFonts w:asciiTheme="minorHAnsi" w:hAnsiTheme="minorHAnsi" w:cstheme="minorHAnsi"/>
            <w:i/>
            <w:lang w:val="en-US"/>
          </w:rPr>
          <w:t>gonzalo.guillen.gosalbez@chem.ethz.ch</w:t>
        </w:r>
      </w:hyperlink>
    </w:p>
    <w:p w14:paraId="5DE93F3E" w14:textId="77777777" w:rsidR="00972281" w:rsidRPr="00AD138B" w:rsidRDefault="00972281" w:rsidP="00152E9D">
      <w:pPr>
        <w:pStyle w:val="Els-Abstract"/>
      </w:pPr>
      <w:r w:rsidRPr="00AD138B">
        <w:t>Abstract</w:t>
      </w:r>
    </w:p>
    <w:p w14:paraId="392E5B99" w14:textId="7572F869" w:rsidR="00FF76D2" w:rsidRPr="00FF76D2" w:rsidRDefault="00FF76D2" w:rsidP="00152E9D">
      <w:pPr>
        <w:spacing w:line="276" w:lineRule="auto"/>
        <w:jc w:val="both"/>
        <w:rPr>
          <w:rFonts w:asciiTheme="minorHAnsi" w:hAnsiTheme="minorHAnsi" w:cstheme="minorHAnsi"/>
        </w:rPr>
      </w:pPr>
      <w:r>
        <w:rPr>
          <w:rFonts w:asciiTheme="minorHAnsi" w:hAnsiTheme="minorHAnsi" w:cstheme="minorHAnsi"/>
        </w:rPr>
        <w:t xml:space="preserve">The chemical </w:t>
      </w:r>
      <w:del w:id="2" w:author="Guillén Gosalbez  Gonzalo" w:date="2024-10-11T10:20:00Z" w16du:dateUtc="2024-10-11T08:20:00Z">
        <w:r w:rsidDel="006A6FB1">
          <w:rPr>
            <w:rFonts w:asciiTheme="minorHAnsi" w:hAnsiTheme="minorHAnsi" w:cstheme="minorHAnsi"/>
          </w:rPr>
          <w:delText xml:space="preserve">sector </w:delText>
        </w:r>
      </w:del>
      <w:ins w:id="3" w:author="Guillén Gosalbez  Gonzalo" w:date="2024-10-11T10:20:00Z" w16du:dateUtc="2024-10-11T08:20:00Z">
        <w:r w:rsidR="006A6FB1">
          <w:rPr>
            <w:rFonts w:asciiTheme="minorHAnsi" w:hAnsiTheme="minorHAnsi" w:cstheme="minorHAnsi"/>
          </w:rPr>
          <w:t>industry</w:t>
        </w:r>
        <w:r w:rsidR="006A6FB1">
          <w:rPr>
            <w:rFonts w:asciiTheme="minorHAnsi" w:hAnsiTheme="minorHAnsi" w:cstheme="minorHAnsi"/>
          </w:rPr>
          <w:t xml:space="preserve"> </w:t>
        </w:r>
      </w:ins>
      <w:r>
        <w:rPr>
          <w:rFonts w:asciiTheme="minorHAnsi" w:hAnsiTheme="minorHAnsi" w:cstheme="minorHAnsi"/>
        </w:rPr>
        <w:t xml:space="preserve">has the highest energy demand </w:t>
      </w:r>
      <w:del w:id="4" w:author="Guillén Gosalbez  Gonzalo" w:date="2024-10-11T10:19:00Z" w16du:dateUtc="2024-10-11T08:19:00Z">
        <w:r w:rsidDel="006A6FB1">
          <w:rPr>
            <w:rFonts w:asciiTheme="minorHAnsi" w:hAnsiTheme="minorHAnsi" w:cstheme="minorHAnsi"/>
          </w:rPr>
          <w:delText>of any</w:delText>
        </w:r>
      </w:del>
      <w:ins w:id="5" w:author="Guillén Gosalbez  Gonzalo" w:date="2024-10-11T10:19:00Z" w16du:dateUtc="2024-10-11T08:19:00Z">
        <w:r w:rsidR="006A6FB1">
          <w:rPr>
            <w:rFonts w:asciiTheme="minorHAnsi" w:hAnsiTheme="minorHAnsi" w:cstheme="minorHAnsi"/>
          </w:rPr>
          <w:t>across</w:t>
        </w:r>
      </w:ins>
      <w:r>
        <w:rPr>
          <w:rFonts w:asciiTheme="minorHAnsi" w:hAnsiTheme="minorHAnsi" w:cstheme="minorHAnsi"/>
        </w:rPr>
        <w:t xml:space="preserve"> industrial sector</w:t>
      </w:r>
      <w:ins w:id="6" w:author="Guillén Gosalbez  Gonzalo" w:date="2024-10-11T10:19:00Z" w16du:dateUtc="2024-10-11T08:19:00Z">
        <w:r w:rsidR="006A6FB1">
          <w:rPr>
            <w:rFonts w:asciiTheme="minorHAnsi" w:hAnsiTheme="minorHAnsi" w:cstheme="minorHAnsi"/>
          </w:rPr>
          <w:t>s</w:t>
        </w:r>
      </w:ins>
      <w:r>
        <w:rPr>
          <w:rFonts w:asciiTheme="minorHAnsi" w:hAnsiTheme="minorHAnsi" w:cstheme="minorHAnsi"/>
        </w:rPr>
        <w:t xml:space="preserve">, primarily due to its heavy reliance on fossil fuels for both feedstock and utilities. </w:t>
      </w:r>
      <w:r w:rsidR="005071A2">
        <w:rPr>
          <w:rFonts w:asciiTheme="minorHAnsi" w:hAnsiTheme="minorHAnsi" w:cstheme="minorHAnsi"/>
        </w:rPr>
        <w:t>Specifically, the</w:t>
      </w:r>
      <w:r>
        <w:rPr>
          <w:rFonts w:asciiTheme="minorHAnsi" w:hAnsiTheme="minorHAnsi" w:cstheme="minorHAnsi"/>
        </w:rPr>
        <w:t xml:space="preserve"> industry consumes </w:t>
      </w:r>
      <w:r>
        <w:rPr>
          <w:rFonts w:asciiTheme="minorHAnsi" w:hAnsiTheme="minorHAnsi" w:cstheme="minorHAnsi"/>
          <w:i/>
        </w:rPr>
        <w:t>ca</w:t>
      </w:r>
      <w:r>
        <w:rPr>
          <w:rFonts w:asciiTheme="minorHAnsi" w:hAnsiTheme="minorHAnsi" w:cstheme="minorHAnsi"/>
        </w:rPr>
        <w:t xml:space="preserve">. </w:t>
      </w:r>
      <w:r w:rsidR="007D2556">
        <w:rPr>
          <w:rFonts w:asciiTheme="minorHAnsi" w:hAnsiTheme="minorHAnsi" w:cstheme="minorHAnsi"/>
        </w:rPr>
        <w:t xml:space="preserve">14% </w:t>
      </w:r>
      <w:r w:rsidR="00F07510">
        <w:rPr>
          <w:rFonts w:asciiTheme="minorHAnsi" w:hAnsiTheme="minorHAnsi" w:cstheme="minorHAnsi"/>
        </w:rPr>
        <w:t xml:space="preserve">and 8% </w:t>
      </w:r>
      <w:r w:rsidR="007D2556">
        <w:rPr>
          <w:rFonts w:asciiTheme="minorHAnsi" w:hAnsiTheme="minorHAnsi" w:cstheme="minorHAnsi"/>
        </w:rPr>
        <w:t xml:space="preserve">of the global oil </w:t>
      </w:r>
      <w:r w:rsidR="00F07510">
        <w:rPr>
          <w:rFonts w:asciiTheme="minorHAnsi" w:hAnsiTheme="minorHAnsi" w:cstheme="minorHAnsi"/>
        </w:rPr>
        <w:t xml:space="preserve">and gas </w:t>
      </w:r>
      <w:r w:rsidR="007D2556">
        <w:rPr>
          <w:rFonts w:asciiTheme="minorHAnsi" w:hAnsiTheme="minorHAnsi" w:cstheme="minorHAnsi"/>
        </w:rPr>
        <w:t>supply</w:t>
      </w:r>
      <w:r w:rsidR="00F07510">
        <w:rPr>
          <w:rFonts w:asciiTheme="minorHAnsi" w:hAnsiTheme="minorHAnsi" w:cstheme="minorHAnsi"/>
        </w:rPr>
        <w:t>, respectively</w:t>
      </w:r>
      <w:r w:rsidR="007D2556">
        <w:rPr>
          <w:rFonts w:asciiTheme="minorHAnsi" w:hAnsiTheme="minorHAnsi" w:cstheme="minorHAnsi"/>
        </w:rPr>
        <w:t>, contributing to 5.6 Gt CO</w:t>
      </w:r>
      <w:r w:rsidR="007D2556" w:rsidRPr="000B36A4">
        <w:rPr>
          <w:rFonts w:asciiTheme="minorHAnsi" w:hAnsiTheme="minorHAnsi" w:cstheme="minorHAnsi"/>
          <w:vertAlign w:val="subscript"/>
        </w:rPr>
        <w:t>2</w:t>
      </w:r>
      <w:r w:rsidR="007D2556">
        <w:rPr>
          <w:rFonts w:asciiTheme="minorHAnsi" w:hAnsiTheme="minorHAnsi" w:cstheme="minorHAnsi"/>
        </w:rPr>
        <w:t>e emissions annually (including both direct and indirect emissions), which accounts for 10% of global greenhouse gas emissions</w:t>
      </w:r>
      <w:r w:rsidR="009D1342">
        <w:rPr>
          <w:rFonts w:asciiTheme="minorHAnsi" w:hAnsiTheme="minorHAnsi" w:cstheme="minorHAnsi"/>
        </w:rPr>
        <w:t xml:space="preserve"> </w:t>
      </w:r>
      <w:r w:rsidR="009D1342">
        <w:rPr>
          <w:rFonts w:asciiTheme="minorHAnsi" w:hAnsiTheme="minorHAnsi" w:cstheme="minorHAnsi"/>
        </w:rPr>
        <w:fldChar w:fldCharType="begin"/>
      </w:r>
      <w:r w:rsidR="009D1342">
        <w:rPr>
          <w:rFonts w:asciiTheme="minorHAnsi" w:hAnsiTheme="minorHAnsi" w:cstheme="minorHAnsi"/>
        </w:rPr>
        <w:instrText xml:space="preserve"> ADDIN ZOTERO_ITEM CSL_CITATION {"citationID":"NM4kR6he","properties":{"formattedCitation":"(Bauer et al., 2023)","plainCitation":"(Bauer et al., 2023)","noteIndex":0},"citationItems":[{"id":189,"uris":["http://zotero.org/users/local/gMmtBwrT/items/DGN7SFQM"],"itemData":{"id":189,"type":"article-journal","abstract":"Chemicals is the industrial sector with the highest energy demand, using a substantial share of global fossil energy and emitting increasing amounts of greenhouse gasses following rapid growth over the past 25 years. Emissions associated with energy used have increased with growth in coal dependent regions but are also commonly underestimated in regions with higher shares of renewable energy. Renewable energy is key to reducing greenhouse gas emissions yet remains niche when considering corporate targets and initiatives aiming at emission reductions, which instead favour incremental energy efficiency improvements. These findings point to a risk for continued lock-in to fossil energy in the industry.","container-title":"Current Opinion in Chemical Engineering","DOI":"https://doi.org/10.1016/j.coche.2022.100881","ISSN":"2211-3398","page":"100881","title":"Mapping GHG emissions and prospects for renewable energy in the chemical industry","volume":"39","author":[{"family":"Bauer","given":"Fredric"},{"family":"Tilsted","given":"Joachim P."},{"family":"Pfister","given":"Stephan"},{"family":"Oberschelp","given":"Christopher"},{"family":"Kulionis","given":"Viktoras"}],"issued":{"date-parts":[["2023"]]}}}],"schema":"https://github.com/citation-style-language/schema/raw/master/csl-citation.json"} </w:instrText>
      </w:r>
      <w:r w:rsidR="009D1342">
        <w:rPr>
          <w:rFonts w:asciiTheme="minorHAnsi" w:hAnsiTheme="minorHAnsi" w:cstheme="minorHAnsi"/>
        </w:rPr>
        <w:fldChar w:fldCharType="separate"/>
      </w:r>
      <w:r w:rsidR="009D1342" w:rsidRPr="009D1342">
        <w:rPr>
          <w:rFonts w:ascii="Calibri" w:hAnsi="Calibri" w:cs="Calibri"/>
        </w:rPr>
        <w:t xml:space="preserve">(Bauer </w:t>
      </w:r>
      <w:r w:rsidR="009D1342" w:rsidRPr="00404A80">
        <w:rPr>
          <w:rFonts w:ascii="Calibri" w:hAnsi="Calibri" w:cs="Calibri"/>
          <w:i/>
        </w:rPr>
        <w:t>et al</w:t>
      </w:r>
      <w:r w:rsidR="009D1342" w:rsidRPr="009D1342">
        <w:rPr>
          <w:rFonts w:ascii="Calibri" w:hAnsi="Calibri" w:cs="Calibri"/>
        </w:rPr>
        <w:t>., 2023)</w:t>
      </w:r>
      <w:r w:rsidR="009D1342">
        <w:rPr>
          <w:rFonts w:asciiTheme="minorHAnsi" w:hAnsiTheme="minorHAnsi" w:cstheme="minorHAnsi"/>
        </w:rPr>
        <w:fldChar w:fldCharType="end"/>
      </w:r>
      <w:r w:rsidR="007D2556">
        <w:rPr>
          <w:rFonts w:asciiTheme="minorHAnsi" w:hAnsiTheme="minorHAnsi" w:cstheme="minorHAnsi"/>
        </w:rPr>
        <w:t>. To meet the ambitious targets set by the Paris Climate Agreement, numerous studies in recent years have focused on reducing CO</w:t>
      </w:r>
      <w:r w:rsidR="007D2556" w:rsidRPr="000B36A4">
        <w:rPr>
          <w:rFonts w:asciiTheme="minorHAnsi" w:hAnsiTheme="minorHAnsi" w:cstheme="minorHAnsi"/>
          <w:vertAlign w:val="subscript"/>
        </w:rPr>
        <w:t>2</w:t>
      </w:r>
      <w:r w:rsidR="007D2556">
        <w:rPr>
          <w:rFonts w:asciiTheme="minorHAnsi" w:hAnsiTheme="minorHAnsi" w:cstheme="minorHAnsi"/>
        </w:rPr>
        <w:t xml:space="preserve"> emissions </w:t>
      </w:r>
      <w:ins w:id="7" w:author="Guillén Gosalbez  Gonzalo" w:date="2024-10-11T10:20:00Z" w16du:dateUtc="2024-10-11T08:20:00Z">
        <w:r w:rsidR="006A6FB1">
          <w:rPr>
            <w:rFonts w:asciiTheme="minorHAnsi" w:hAnsiTheme="minorHAnsi" w:cstheme="minorHAnsi"/>
          </w:rPr>
          <w:t>of chemicals production</w:t>
        </w:r>
      </w:ins>
      <w:del w:id="8" w:author="Guillén Gosalbez  Gonzalo" w:date="2024-10-11T10:20:00Z" w16du:dateUtc="2024-10-11T08:20:00Z">
        <w:r w:rsidR="007D2556" w:rsidDel="006A6FB1">
          <w:rPr>
            <w:rFonts w:asciiTheme="minorHAnsi" w:hAnsiTheme="minorHAnsi" w:cstheme="minorHAnsi"/>
          </w:rPr>
          <w:delText>from the chemical supply chain</w:delText>
        </w:r>
      </w:del>
      <w:r w:rsidR="007D2556">
        <w:rPr>
          <w:rFonts w:asciiTheme="minorHAnsi" w:hAnsiTheme="minorHAnsi" w:cstheme="minorHAnsi"/>
        </w:rPr>
        <w:t>.</w:t>
      </w:r>
      <w:ins w:id="9" w:author="Guillén Gosalbez  Gonzalo" w:date="2024-10-11T10:26:00Z" w16du:dateUtc="2024-10-11T08:26:00Z">
        <w:r w:rsidR="006A6FB1">
          <w:rPr>
            <w:rFonts w:asciiTheme="minorHAnsi" w:hAnsiTheme="minorHAnsi" w:cstheme="minorHAnsi"/>
          </w:rPr>
          <w:t xml:space="preserve"> Techno-economic and environmental studies</w:t>
        </w:r>
        <w:proofErr w:type="gramStart"/>
        <w:r w:rsidR="006A6FB1">
          <w:rPr>
            <w:rFonts w:asciiTheme="minorHAnsi" w:hAnsiTheme="minorHAnsi" w:cstheme="minorHAnsi"/>
          </w:rPr>
          <w:t>, in particular, have</w:t>
        </w:r>
        <w:proofErr w:type="gramEnd"/>
        <w:r w:rsidR="006A6FB1">
          <w:rPr>
            <w:rFonts w:asciiTheme="minorHAnsi" w:hAnsiTheme="minorHAnsi" w:cstheme="minorHAnsi"/>
          </w:rPr>
          <w:t xml:space="preserve"> gained wide attention to identify more sustainable production pathways, where life cycle assessment has emerged as the prevalent tool for environmental impa</w:t>
        </w:r>
      </w:ins>
      <w:ins w:id="10" w:author="Guillén Gosalbez  Gonzalo" w:date="2024-10-11T10:27:00Z" w16du:dateUtc="2024-10-11T08:27:00Z">
        <w:r w:rsidR="006A6FB1">
          <w:rPr>
            <w:rFonts w:asciiTheme="minorHAnsi" w:hAnsiTheme="minorHAnsi" w:cstheme="minorHAnsi"/>
          </w:rPr>
          <w:t>ct assessments. However, more of the studies consider fixed background data</w:t>
        </w:r>
      </w:ins>
      <w:ins w:id="11" w:author="Guillén Gosalbez  Gonzalo" w:date="2024-10-11T10:28:00Z" w16du:dateUtc="2024-10-11T08:28:00Z">
        <w:r w:rsidR="006A6FB1">
          <w:rPr>
            <w:rFonts w:asciiTheme="minorHAnsi" w:hAnsiTheme="minorHAnsi" w:cstheme="minorHAnsi"/>
          </w:rPr>
          <w:t xml:space="preserve"> REF</w:t>
        </w:r>
      </w:ins>
      <w:ins w:id="12" w:author="Guillén Gosalbez  Gonzalo" w:date="2024-10-11T10:27:00Z" w16du:dateUtc="2024-10-11T08:27:00Z">
        <w:r w:rsidR="006A6FB1">
          <w:rPr>
            <w:rFonts w:asciiTheme="minorHAnsi" w:hAnsiTheme="minorHAnsi" w:cstheme="minorHAnsi"/>
          </w:rPr>
          <w:t>, neglecting the effects that the future evolution of socio-economic systems could have on the chemical sector.</w:t>
        </w:r>
      </w:ins>
      <w:r w:rsidR="007D2556">
        <w:rPr>
          <w:rFonts w:asciiTheme="minorHAnsi" w:hAnsiTheme="minorHAnsi" w:cstheme="minorHAnsi"/>
        </w:rPr>
        <w:t xml:space="preserve"> </w:t>
      </w:r>
      <w:del w:id="13" w:author="Guillén Gosalbez  Gonzalo" w:date="2024-10-11T10:21:00Z" w16du:dateUtc="2024-10-11T08:21:00Z">
        <w:r w:rsidR="007D2556" w:rsidDel="006A6FB1">
          <w:rPr>
            <w:rFonts w:asciiTheme="minorHAnsi" w:hAnsiTheme="minorHAnsi" w:cstheme="minorHAnsi"/>
          </w:rPr>
          <w:delText>However, achieving these targets will be challenging given the current rate of investment in research and development of low</w:delText>
        </w:r>
        <w:r w:rsidR="007D2556" w:rsidDel="006A6FB1">
          <w:rPr>
            <w:rFonts w:asciiTheme="minorHAnsi" w:hAnsiTheme="minorHAnsi" w:cstheme="minorHAnsi"/>
          </w:rPr>
          <w:noBreakHyphen/>
          <w:delText xml:space="preserve">carbon alternatives. Among various chemicals, </w:delText>
        </w:r>
      </w:del>
      <w:del w:id="14" w:author="Guillén Gosalbez  Gonzalo" w:date="2024-10-11T10:22:00Z" w16du:dateUtc="2024-10-11T08:22:00Z">
        <w:r w:rsidR="007D2556" w:rsidDel="006A6FB1">
          <w:rPr>
            <w:rFonts w:asciiTheme="minorHAnsi" w:hAnsiTheme="minorHAnsi" w:cstheme="minorHAnsi"/>
          </w:rPr>
          <w:delText xml:space="preserve">platform chemicals have the potential to significantly reduce environmental impacts, as well as the impacts of the </w:delText>
        </w:r>
        <w:r w:rsidR="00F706B7" w:rsidDel="006A6FB1">
          <w:rPr>
            <w:rFonts w:asciiTheme="minorHAnsi" w:hAnsiTheme="minorHAnsi" w:cstheme="minorHAnsi"/>
          </w:rPr>
          <w:delText>products</w:delText>
        </w:r>
        <w:r w:rsidR="007D2556" w:rsidDel="006A6FB1">
          <w:rPr>
            <w:rFonts w:asciiTheme="minorHAnsi" w:hAnsiTheme="minorHAnsi" w:cstheme="minorHAnsi"/>
          </w:rPr>
          <w:delText xml:space="preserve"> derived from them.</w:delText>
        </w:r>
      </w:del>
    </w:p>
    <w:p w14:paraId="733EA6D9" w14:textId="7F4611AF" w:rsidR="00FF76D2" w:rsidRPr="00DC10CA" w:rsidRDefault="00F706B7" w:rsidP="00152E9D">
      <w:pPr>
        <w:spacing w:line="276" w:lineRule="auto"/>
        <w:ind w:firstLine="720"/>
        <w:jc w:val="both"/>
        <w:rPr>
          <w:rFonts w:asciiTheme="minorHAnsi" w:hAnsiTheme="minorHAnsi" w:cstheme="minorHAnsi"/>
        </w:rPr>
      </w:pPr>
      <w:del w:id="15" w:author="Guillén Gosalbez  Gonzalo" w:date="2024-10-11T10:22:00Z" w16du:dateUtc="2024-10-11T08:22:00Z">
        <w:r w:rsidDel="006A6FB1">
          <w:rPr>
            <w:rFonts w:asciiTheme="minorHAnsi" w:hAnsiTheme="minorHAnsi" w:cstheme="minorHAnsi"/>
          </w:rPr>
          <w:delText>In this context, p</w:delText>
        </w:r>
      </w:del>
      <w:ins w:id="16" w:author="Guillén Gosalbez  Gonzalo" w:date="2024-10-11T10:22:00Z" w16du:dateUtc="2024-10-11T08:22:00Z">
        <w:r w:rsidR="006A6FB1">
          <w:rPr>
            <w:rFonts w:asciiTheme="minorHAnsi" w:hAnsiTheme="minorHAnsi" w:cstheme="minorHAnsi"/>
          </w:rPr>
          <w:t>P</w:t>
        </w:r>
      </w:ins>
      <w:r w:rsidR="00DC10CA">
        <w:rPr>
          <w:rFonts w:asciiTheme="minorHAnsi" w:hAnsiTheme="minorHAnsi" w:cstheme="minorHAnsi"/>
        </w:rPr>
        <w:t xml:space="preserve">ropanol is </w:t>
      </w:r>
      <w:r>
        <w:rPr>
          <w:rFonts w:asciiTheme="minorHAnsi" w:hAnsiTheme="minorHAnsi" w:cstheme="minorHAnsi"/>
        </w:rPr>
        <w:t>a</w:t>
      </w:r>
      <w:r w:rsidR="00DC10CA">
        <w:rPr>
          <w:rFonts w:asciiTheme="minorHAnsi" w:hAnsiTheme="minorHAnsi" w:cstheme="minorHAnsi"/>
        </w:rPr>
        <w:t xml:space="preserve"> platform chemical with an annual demand of 4 Mt </w:t>
      </w:r>
      <w:del w:id="17" w:author="Guillén Gosalbez  Gonzalo" w:date="2024-10-11T10:22:00Z" w16du:dateUtc="2024-10-11T08:22:00Z">
        <w:r w:rsidR="00DC10CA" w:rsidDel="006A6FB1">
          <w:rPr>
            <w:rFonts w:asciiTheme="minorHAnsi" w:hAnsiTheme="minorHAnsi" w:cstheme="minorHAnsi"/>
          </w:rPr>
          <w:delText>and</w:delText>
        </w:r>
      </w:del>
      <w:ins w:id="18" w:author="Guillén Gosalbez  Gonzalo" w:date="2024-10-11T10:25:00Z" w16du:dateUtc="2024-10-11T08:25:00Z">
        <w:r w:rsidR="006A6FB1">
          <w:rPr>
            <w:rFonts w:asciiTheme="minorHAnsi" w:hAnsiTheme="minorHAnsi" w:cstheme="minorHAnsi"/>
          </w:rPr>
          <w:t xml:space="preserve">and </w:t>
        </w:r>
      </w:ins>
      <w:ins w:id="19" w:author="Guillén Gosalbez  Gonzalo" w:date="2024-10-11T10:22:00Z" w16du:dateUtc="2024-10-11T08:22:00Z">
        <w:r w:rsidR="006A6FB1">
          <w:rPr>
            <w:rFonts w:asciiTheme="minorHAnsi" w:hAnsiTheme="minorHAnsi" w:cstheme="minorHAnsi"/>
          </w:rPr>
          <w:t>an a</w:t>
        </w:r>
      </w:ins>
      <w:ins w:id="20" w:author="Guillén Gosalbez  Gonzalo" w:date="2024-10-11T10:25:00Z" w16du:dateUtc="2024-10-11T08:25:00Z">
        <w:r w:rsidR="006A6FB1">
          <w:rPr>
            <w:rFonts w:asciiTheme="minorHAnsi" w:hAnsiTheme="minorHAnsi" w:cstheme="minorHAnsi"/>
          </w:rPr>
          <w:t>n</w:t>
        </w:r>
      </w:ins>
      <w:ins w:id="21" w:author="Guillén Gosalbez  Gonzalo" w:date="2024-10-11T10:22:00Z" w16du:dateUtc="2024-10-11T08:22:00Z">
        <w:r w:rsidR="006A6FB1">
          <w:rPr>
            <w:rFonts w:asciiTheme="minorHAnsi" w:hAnsiTheme="minorHAnsi" w:cstheme="minorHAnsi"/>
          </w:rPr>
          <w:t>nual</w:t>
        </w:r>
      </w:ins>
      <w:del w:id="22" w:author="Guillén Gosalbez  Gonzalo" w:date="2024-10-11T10:22:00Z" w16du:dateUtc="2024-10-11T08:22:00Z">
        <w:r w:rsidR="00DC10CA" w:rsidDel="006A6FB1">
          <w:rPr>
            <w:rFonts w:asciiTheme="minorHAnsi" w:hAnsiTheme="minorHAnsi" w:cstheme="minorHAnsi"/>
          </w:rPr>
          <w:delText xml:space="preserve"> a </w:delText>
        </w:r>
      </w:del>
      <w:ins w:id="23" w:author="Guillén Gosalbez  Gonzalo" w:date="2024-10-11T10:22:00Z" w16du:dateUtc="2024-10-11T08:22:00Z">
        <w:r w:rsidR="006A6FB1">
          <w:rPr>
            <w:rFonts w:asciiTheme="minorHAnsi" w:hAnsiTheme="minorHAnsi" w:cstheme="minorHAnsi"/>
          </w:rPr>
          <w:t xml:space="preserve"> </w:t>
        </w:r>
      </w:ins>
      <w:r w:rsidR="00DC10CA">
        <w:rPr>
          <w:rFonts w:asciiTheme="minorHAnsi" w:hAnsiTheme="minorHAnsi" w:cstheme="minorHAnsi"/>
        </w:rPr>
        <w:t xml:space="preserve">growth rate of 5%. Currently, propanol production relies on syngas and ethylene derived from fossil fuels, specifically </w:t>
      </w:r>
      <w:r w:rsidR="00F01821">
        <w:rPr>
          <w:rFonts w:asciiTheme="minorHAnsi" w:hAnsiTheme="minorHAnsi" w:cstheme="minorHAnsi"/>
        </w:rPr>
        <w:t xml:space="preserve">from </w:t>
      </w:r>
      <w:r w:rsidR="00DC10CA">
        <w:rPr>
          <w:rFonts w:asciiTheme="minorHAnsi" w:hAnsiTheme="minorHAnsi" w:cstheme="minorHAnsi"/>
        </w:rPr>
        <w:t>natural gas and naphtha, respectively</w:t>
      </w:r>
      <w:r w:rsidR="001B5D96">
        <w:rPr>
          <w:rFonts w:asciiTheme="minorHAnsi" w:hAnsiTheme="minorHAnsi" w:cstheme="minorHAnsi"/>
        </w:rPr>
        <w:t xml:space="preserve"> </w:t>
      </w:r>
      <w:r w:rsidR="001B5D96">
        <w:rPr>
          <w:rFonts w:asciiTheme="minorHAnsi" w:hAnsiTheme="minorHAnsi" w:cstheme="minorHAnsi"/>
        </w:rPr>
        <w:fldChar w:fldCharType="begin"/>
      </w:r>
      <w:r w:rsidR="001B5D96">
        <w:rPr>
          <w:rFonts w:asciiTheme="minorHAnsi" w:hAnsiTheme="minorHAnsi" w:cstheme="minorHAnsi"/>
        </w:rPr>
        <w:instrText xml:space="preserve"> ADDIN ZOTERO_ITEM CSL_CITATION {"citationID":"ufTvXUmf","properties":{"formattedCitation":"(Vo et al., 2021)","plainCitation":"(Vo et al., 2021)","noteIndex":0},"citationItems":[{"id":10,"uris":["http://zotero.org/users/local/gMmtBwrT/items/ET7GYPI3"],"itemData":{"id":10,"type":"article-journal","abstract":"Using captured CO2 as a chemical feedstock is widely considered toward establishing low carbon technologies to mitigate climate change. Process systems engineering analyses can help increase the chances of success by identifying attractive targets at early stages. Here, a comparative techno-economic and environmental analysis of three thermocatalytic CO2-based plants individually producing liquid hydrocarbon transportation fuels (LHTF), methanol, and 1-propanol is introduced. While the 1-propanol plant generates a remarkable profit, the LHTF and methanol plants are not economically viable, mainly due to the CO2 and H2 input cost. Sensitivity analysis shows that the feedstock prices need to drop by 80% for these two plants to break even. A tax structure is not a sensible option since it would be more than 4 times the highest carbon tax currently implemented in the country. In terms of the environmental performance, the CO2 utilization efficiencies are 45.5, 60.1, and -33.8% for LHTF, methanol, and 1-propanol syntheses, respectively. The negative utilization efficiency in the 1-propanol plant highlights the need of a greener production of its raw material ethylene. When the entire life cycles of the products are considered, these emerging plants emit 85.9, 77.4, and 35.9% less CO2 than their conventional counterparts for the same output. Our study provides the first evaluation of CO2-based 1-propanol synthesis, highlighting its potential, underscores gaps in the CO2-based LHTF, methanol, and 1-propanol by comparing them on a uniform common basis, and sets future research directions.","container-title":"ACS Sustainable Chemistry and Engineering","DOI":"10.1021/acssuschemeng.1c02805","ISSN":"21680485","issue":"31","note":"publisher: American Chemical Society","page":"10591-10600","title":"Sustainability Assessment of Thermocatalytic Conversion of CO2to Transportation Fuels, Methanol, and 1-Propanol","volume":"9","author":[{"family":"Vo","given":"Chi Hung"},{"family":"Mondelli","given":"Cecilia"},{"family":"Hamedi","given":"Homa"},{"family":"Pérez-Ramírez","given":"Javier"},{"family":"Farooq","given":"Shamsuzzaman"},{"family":"Karimi","given":"Iftekhar A."}],"issued":{"date-parts":[["2021",8,9]]}}}],"schema":"https://github.com/citation-style-language/schema/raw/master/csl-citation.json"} </w:instrText>
      </w:r>
      <w:r w:rsidR="001B5D96">
        <w:rPr>
          <w:rFonts w:asciiTheme="minorHAnsi" w:hAnsiTheme="minorHAnsi" w:cstheme="minorHAnsi"/>
        </w:rPr>
        <w:fldChar w:fldCharType="separate"/>
      </w:r>
      <w:r w:rsidR="001B5D96" w:rsidRPr="001B5D96">
        <w:rPr>
          <w:rFonts w:ascii="Calibri" w:hAnsi="Calibri" w:cs="Calibri"/>
        </w:rPr>
        <w:t xml:space="preserve">(Vo </w:t>
      </w:r>
      <w:r w:rsidR="001B5D96" w:rsidRPr="00404A80">
        <w:rPr>
          <w:rFonts w:ascii="Calibri" w:hAnsi="Calibri" w:cs="Calibri"/>
          <w:i/>
        </w:rPr>
        <w:t>et al</w:t>
      </w:r>
      <w:r w:rsidR="001B5D96" w:rsidRPr="001B5D96">
        <w:rPr>
          <w:rFonts w:ascii="Calibri" w:hAnsi="Calibri" w:cs="Calibri"/>
        </w:rPr>
        <w:t>., 2021)</w:t>
      </w:r>
      <w:r w:rsidR="001B5D96">
        <w:rPr>
          <w:rFonts w:asciiTheme="minorHAnsi" w:hAnsiTheme="minorHAnsi" w:cstheme="minorHAnsi"/>
        </w:rPr>
        <w:fldChar w:fldCharType="end"/>
      </w:r>
      <w:r w:rsidR="00DC10CA">
        <w:rPr>
          <w:rFonts w:asciiTheme="minorHAnsi" w:hAnsiTheme="minorHAnsi" w:cstheme="minorHAnsi"/>
        </w:rPr>
        <w:t>. Consequently, the fossil</w:t>
      </w:r>
      <w:r w:rsidR="00DC10CA">
        <w:rPr>
          <w:rFonts w:asciiTheme="minorHAnsi" w:hAnsiTheme="minorHAnsi" w:cstheme="minorHAnsi"/>
        </w:rPr>
        <w:noBreakHyphen/>
        <w:t xml:space="preserve">based production route for propanol </w:t>
      </w:r>
      <w:del w:id="24" w:author="Guillén Gosalbez  Gonzalo" w:date="2024-10-11T10:23:00Z" w16du:dateUtc="2024-10-11T08:23:00Z">
        <w:r w:rsidR="00DC10CA" w:rsidDel="006A6FB1">
          <w:rPr>
            <w:rFonts w:asciiTheme="minorHAnsi" w:hAnsiTheme="minorHAnsi" w:cstheme="minorHAnsi"/>
          </w:rPr>
          <w:delText xml:space="preserve">has </w:delText>
        </w:r>
      </w:del>
      <w:ins w:id="25" w:author="Guillén Gosalbez  Gonzalo" w:date="2024-10-11T10:23:00Z" w16du:dateUtc="2024-10-11T08:23:00Z">
        <w:r w:rsidR="006A6FB1">
          <w:rPr>
            <w:rFonts w:asciiTheme="minorHAnsi" w:hAnsiTheme="minorHAnsi" w:cstheme="minorHAnsi"/>
          </w:rPr>
          <w:t>results in</w:t>
        </w:r>
        <w:r w:rsidR="006A6FB1">
          <w:rPr>
            <w:rFonts w:asciiTheme="minorHAnsi" w:hAnsiTheme="minorHAnsi" w:cstheme="minorHAnsi"/>
          </w:rPr>
          <w:t xml:space="preserve"> </w:t>
        </w:r>
      </w:ins>
      <w:r w:rsidR="00DC10CA">
        <w:rPr>
          <w:rFonts w:asciiTheme="minorHAnsi" w:hAnsiTheme="minorHAnsi" w:cstheme="minorHAnsi"/>
        </w:rPr>
        <w:t xml:space="preserve">significant environmental </w:t>
      </w:r>
      <w:r w:rsidR="00F01821">
        <w:rPr>
          <w:rFonts w:asciiTheme="minorHAnsi" w:hAnsiTheme="minorHAnsi" w:cstheme="minorHAnsi"/>
        </w:rPr>
        <w:t>burdens</w:t>
      </w:r>
      <w:r w:rsidR="00DC10CA">
        <w:rPr>
          <w:rFonts w:asciiTheme="minorHAnsi" w:hAnsiTheme="minorHAnsi" w:cstheme="minorHAnsi"/>
        </w:rPr>
        <w:t>. An alternative to the fossil</w:t>
      </w:r>
      <w:r w:rsidR="00DC10CA">
        <w:rPr>
          <w:rFonts w:asciiTheme="minorHAnsi" w:hAnsiTheme="minorHAnsi" w:cstheme="minorHAnsi"/>
        </w:rPr>
        <w:noBreakHyphen/>
        <w:t xml:space="preserve">based route </w:t>
      </w:r>
      <w:del w:id="26" w:author="Guillén Gosalbez  Gonzalo" w:date="2024-10-11T10:23:00Z" w16du:dateUtc="2024-10-11T08:23:00Z">
        <w:r w:rsidR="00DC10CA" w:rsidDel="006A6FB1">
          <w:rPr>
            <w:rFonts w:asciiTheme="minorHAnsi" w:hAnsiTheme="minorHAnsi" w:cstheme="minorHAnsi"/>
          </w:rPr>
          <w:delText xml:space="preserve">is </w:delText>
        </w:r>
      </w:del>
      <w:ins w:id="27" w:author="Guillén Gosalbez  Gonzalo" w:date="2024-10-11T10:23:00Z" w16du:dateUtc="2024-10-11T08:23:00Z">
        <w:r w:rsidR="006A6FB1">
          <w:rPr>
            <w:rFonts w:asciiTheme="minorHAnsi" w:hAnsiTheme="minorHAnsi" w:cstheme="minorHAnsi"/>
          </w:rPr>
          <w:t>relies on using</w:t>
        </w:r>
        <w:r w:rsidR="006A6FB1">
          <w:rPr>
            <w:rFonts w:asciiTheme="minorHAnsi" w:hAnsiTheme="minorHAnsi" w:cstheme="minorHAnsi"/>
          </w:rPr>
          <w:t xml:space="preserve"> </w:t>
        </w:r>
      </w:ins>
      <w:r>
        <w:rPr>
          <w:rFonts w:asciiTheme="minorHAnsi" w:hAnsiTheme="minorHAnsi" w:cstheme="minorHAnsi"/>
        </w:rPr>
        <w:t xml:space="preserve">syngas </w:t>
      </w:r>
      <w:del w:id="28" w:author="Guillén Gosalbez  Gonzalo" w:date="2024-10-11T10:23:00Z" w16du:dateUtc="2024-10-11T08:23:00Z">
        <w:r w:rsidDel="006A6FB1">
          <w:rPr>
            <w:rFonts w:asciiTheme="minorHAnsi" w:hAnsiTheme="minorHAnsi" w:cstheme="minorHAnsi"/>
          </w:rPr>
          <w:delText>production</w:delText>
        </w:r>
        <w:r w:rsidR="00DC10CA" w:rsidDel="006A6FB1">
          <w:rPr>
            <w:rFonts w:asciiTheme="minorHAnsi" w:hAnsiTheme="minorHAnsi" w:cstheme="minorHAnsi"/>
          </w:rPr>
          <w:delText xml:space="preserve"> </w:delText>
        </w:r>
      </w:del>
      <w:r w:rsidR="00DC10CA">
        <w:rPr>
          <w:rFonts w:asciiTheme="minorHAnsi" w:hAnsiTheme="minorHAnsi" w:cstheme="minorHAnsi"/>
        </w:rPr>
        <w:t>from captured CO</w:t>
      </w:r>
      <w:r w:rsidR="00DC10CA" w:rsidRPr="00193509">
        <w:rPr>
          <w:rFonts w:asciiTheme="minorHAnsi" w:hAnsiTheme="minorHAnsi" w:cstheme="minorHAnsi"/>
          <w:vertAlign w:val="subscript"/>
        </w:rPr>
        <w:t>2</w:t>
      </w:r>
      <w:r w:rsidR="00DC10CA">
        <w:rPr>
          <w:rFonts w:asciiTheme="minorHAnsi" w:hAnsiTheme="minorHAnsi" w:cstheme="minorHAnsi"/>
        </w:rPr>
        <w:t xml:space="preserve"> and </w:t>
      </w:r>
      <w:r w:rsidR="00F01821">
        <w:rPr>
          <w:rFonts w:asciiTheme="minorHAnsi" w:hAnsiTheme="minorHAnsi" w:cstheme="minorHAnsi"/>
        </w:rPr>
        <w:t>renewable</w:t>
      </w:r>
      <w:r w:rsidR="003E1A97">
        <w:rPr>
          <w:rFonts w:asciiTheme="minorHAnsi" w:hAnsiTheme="minorHAnsi" w:cstheme="minorHAnsi"/>
        </w:rPr>
        <w:noBreakHyphen/>
      </w:r>
      <w:r w:rsidR="00F01821">
        <w:rPr>
          <w:rFonts w:asciiTheme="minorHAnsi" w:hAnsiTheme="minorHAnsi" w:cstheme="minorHAnsi"/>
        </w:rPr>
        <w:t xml:space="preserve">powered electrolytic </w:t>
      </w:r>
      <w:r w:rsidR="00DC10CA">
        <w:rPr>
          <w:rFonts w:asciiTheme="minorHAnsi" w:hAnsiTheme="minorHAnsi" w:cstheme="minorHAnsi"/>
        </w:rPr>
        <w:t xml:space="preserve">hydrogen </w:t>
      </w:r>
      <w:r w:rsidR="00DC10CA">
        <w:rPr>
          <w:rFonts w:asciiTheme="minorHAnsi" w:hAnsiTheme="minorHAnsi" w:cstheme="minorHAnsi"/>
          <w:i/>
        </w:rPr>
        <w:t>via</w:t>
      </w:r>
      <w:r w:rsidR="00DC10CA">
        <w:rPr>
          <w:rFonts w:asciiTheme="minorHAnsi" w:hAnsiTheme="minorHAnsi" w:cstheme="minorHAnsi"/>
        </w:rPr>
        <w:t xml:space="preserve"> the reverse water</w:t>
      </w:r>
      <w:r w:rsidR="00DC10CA">
        <w:rPr>
          <w:rFonts w:asciiTheme="minorHAnsi" w:hAnsiTheme="minorHAnsi" w:cstheme="minorHAnsi"/>
        </w:rPr>
        <w:noBreakHyphen/>
        <w:t xml:space="preserve">gas shift reaction. </w:t>
      </w:r>
      <w:del w:id="29" w:author="Guillén Gosalbez  Gonzalo" w:date="2024-10-11T10:23:00Z" w16du:dateUtc="2024-10-11T08:23:00Z">
        <w:r w:rsidR="00DC10CA" w:rsidDel="006A6FB1">
          <w:rPr>
            <w:rFonts w:asciiTheme="minorHAnsi" w:hAnsiTheme="minorHAnsi" w:cstheme="minorHAnsi"/>
          </w:rPr>
          <w:delText>Similarly, e</w:delText>
        </w:r>
      </w:del>
      <w:del w:id="30" w:author="Guillén Gosalbez  Gonzalo" w:date="2024-10-11T10:24:00Z" w16du:dateUtc="2024-10-11T08:24:00Z">
        <w:r w:rsidR="00DC10CA" w:rsidDel="006A6FB1">
          <w:rPr>
            <w:rFonts w:asciiTheme="minorHAnsi" w:hAnsiTheme="minorHAnsi" w:cstheme="minorHAnsi"/>
          </w:rPr>
          <w:delText xml:space="preserve">thylene can be produced from methanol using the same feedstocks. Additionally, </w:delText>
        </w:r>
        <w:r w:rsidR="00404A80" w:rsidDel="006A6FB1">
          <w:rPr>
            <w:rFonts w:asciiTheme="minorHAnsi" w:hAnsiTheme="minorHAnsi" w:cstheme="minorHAnsi"/>
          </w:rPr>
          <w:delText>other alternative</w:delText>
        </w:r>
      </w:del>
      <w:ins w:id="31" w:author="Guillén Gosalbez  Gonzalo" w:date="2024-10-11T10:24:00Z" w16du:dateUtc="2024-10-11T08:24:00Z">
        <w:r w:rsidR="006A6FB1">
          <w:rPr>
            <w:rFonts w:asciiTheme="minorHAnsi" w:hAnsiTheme="minorHAnsi" w:cstheme="minorHAnsi"/>
          </w:rPr>
          <w:t>Alternatively,</w:t>
        </w:r>
      </w:ins>
      <w:r w:rsidR="00404A80">
        <w:rPr>
          <w:rFonts w:asciiTheme="minorHAnsi" w:hAnsiTheme="minorHAnsi" w:cstheme="minorHAnsi"/>
        </w:rPr>
        <w:t xml:space="preserve"> </w:t>
      </w:r>
      <w:r w:rsidR="00DC10CA">
        <w:rPr>
          <w:rFonts w:asciiTheme="minorHAnsi" w:hAnsiTheme="minorHAnsi" w:cstheme="minorHAnsi"/>
        </w:rPr>
        <w:t xml:space="preserve">renewable carbon feedstocks such as biomass, biomethane, and plastics </w:t>
      </w:r>
      <w:del w:id="32" w:author="Guillén Gosalbez  Gonzalo" w:date="2024-10-11T10:24:00Z" w16du:dateUtc="2024-10-11T08:24:00Z">
        <w:r w:rsidR="00DC10CA" w:rsidDel="006A6FB1">
          <w:rPr>
            <w:rFonts w:asciiTheme="minorHAnsi" w:hAnsiTheme="minorHAnsi" w:cstheme="minorHAnsi"/>
          </w:rPr>
          <w:delText xml:space="preserve">can </w:delText>
        </w:r>
      </w:del>
      <w:ins w:id="33" w:author="Guillén Gosalbez  Gonzalo" w:date="2024-10-11T10:24:00Z" w16du:dateUtc="2024-10-11T08:24:00Z">
        <w:r w:rsidR="006A6FB1">
          <w:rPr>
            <w:rFonts w:asciiTheme="minorHAnsi" w:hAnsiTheme="minorHAnsi" w:cstheme="minorHAnsi"/>
          </w:rPr>
          <w:t>could</w:t>
        </w:r>
        <w:r w:rsidR="006A6FB1">
          <w:rPr>
            <w:rFonts w:asciiTheme="minorHAnsi" w:hAnsiTheme="minorHAnsi" w:cstheme="minorHAnsi"/>
          </w:rPr>
          <w:t xml:space="preserve"> </w:t>
        </w:r>
      </w:ins>
      <w:r w:rsidR="00DC10CA">
        <w:rPr>
          <w:rFonts w:asciiTheme="minorHAnsi" w:hAnsiTheme="minorHAnsi" w:cstheme="minorHAnsi"/>
        </w:rPr>
        <w:t xml:space="preserve">also be used to produce syngas for propanol production. </w:t>
      </w:r>
      <w:del w:id="34" w:author="Guillén Gosalbez  Gonzalo" w:date="2024-10-11T10:24:00Z" w16du:dateUtc="2024-10-11T08:24:00Z">
        <w:r w:rsidR="00DC10CA" w:rsidDel="006A6FB1">
          <w:rPr>
            <w:rFonts w:asciiTheme="minorHAnsi" w:hAnsiTheme="minorHAnsi" w:cstheme="minorHAnsi"/>
          </w:rPr>
          <w:delText>However</w:delText>
        </w:r>
      </w:del>
      <w:ins w:id="35" w:author="Guillén Gosalbez  Gonzalo" w:date="2024-10-11T10:24:00Z" w16du:dateUtc="2024-10-11T08:24:00Z">
        <w:r w:rsidR="006A6FB1">
          <w:rPr>
            <w:rFonts w:asciiTheme="minorHAnsi" w:hAnsiTheme="minorHAnsi" w:cstheme="minorHAnsi"/>
          </w:rPr>
          <w:t>So far</w:t>
        </w:r>
      </w:ins>
      <w:r w:rsidR="00DC10CA">
        <w:rPr>
          <w:rFonts w:asciiTheme="minorHAnsi" w:hAnsiTheme="minorHAnsi" w:cstheme="minorHAnsi"/>
        </w:rPr>
        <w:t xml:space="preserve">, </w:t>
      </w:r>
      <w:del w:id="36" w:author="Guillén Gosalbez  Gonzalo" w:date="2024-10-11T10:24:00Z" w16du:dateUtc="2024-10-11T08:24:00Z">
        <w:r w:rsidR="00DC10CA" w:rsidDel="006A6FB1">
          <w:rPr>
            <w:rFonts w:asciiTheme="minorHAnsi" w:hAnsiTheme="minorHAnsi" w:cstheme="minorHAnsi"/>
          </w:rPr>
          <w:delText xml:space="preserve">a holistic study comparing </w:delText>
        </w:r>
      </w:del>
      <w:r w:rsidR="00DC10CA">
        <w:rPr>
          <w:rFonts w:asciiTheme="minorHAnsi" w:hAnsiTheme="minorHAnsi" w:cstheme="minorHAnsi"/>
        </w:rPr>
        <w:t xml:space="preserve">the economic and environmental </w:t>
      </w:r>
      <w:del w:id="37" w:author="Guillén Gosalbez  Gonzalo" w:date="2024-10-11T10:24:00Z" w16du:dateUtc="2024-10-11T08:24:00Z">
        <w:r w:rsidR="00DC10CA" w:rsidDel="006A6FB1">
          <w:rPr>
            <w:rFonts w:asciiTheme="minorHAnsi" w:hAnsiTheme="minorHAnsi" w:cstheme="minorHAnsi"/>
          </w:rPr>
          <w:delText xml:space="preserve">impacts </w:delText>
        </w:r>
      </w:del>
      <w:ins w:id="38" w:author="Guillén Gosalbez  Gonzalo" w:date="2024-10-11T10:24:00Z" w16du:dateUtc="2024-10-11T08:24:00Z">
        <w:r w:rsidR="006A6FB1">
          <w:rPr>
            <w:rFonts w:asciiTheme="minorHAnsi" w:hAnsiTheme="minorHAnsi" w:cstheme="minorHAnsi"/>
          </w:rPr>
          <w:t>benefit</w:t>
        </w:r>
      </w:ins>
      <w:ins w:id="39" w:author="Guillén Gosalbez  Gonzalo" w:date="2024-10-11T10:25:00Z" w16du:dateUtc="2024-10-11T08:25:00Z">
        <w:r w:rsidR="006A6FB1">
          <w:rPr>
            <w:rFonts w:asciiTheme="minorHAnsi" w:hAnsiTheme="minorHAnsi" w:cstheme="minorHAnsi"/>
          </w:rPr>
          <w:t xml:space="preserve">s </w:t>
        </w:r>
      </w:ins>
      <w:r w:rsidR="00DC10CA">
        <w:rPr>
          <w:rFonts w:asciiTheme="minorHAnsi" w:hAnsiTheme="minorHAnsi" w:cstheme="minorHAnsi"/>
        </w:rPr>
        <w:t xml:space="preserve">of these </w:t>
      </w:r>
      <w:r>
        <w:rPr>
          <w:rFonts w:asciiTheme="minorHAnsi" w:hAnsiTheme="minorHAnsi" w:cstheme="minorHAnsi"/>
        </w:rPr>
        <w:t xml:space="preserve">alternative </w:t>
      </w:r>
      <w:r w:rsidR="00DC10CA">
        <w:rPr>
          <w:rFonts w:asciiTheme="minorHAnsi" w:hAnsiTheme="minorHAnsi" w:cstheme="minorHAnsi"/>
        </w:rPr>
        <w:t xml:space="preserve">propanol production routes </w:t>
      </w:r>
      <w:del w:id="40" w:author="Guillén Gosalbez  Gonzalo" w:date="2024-10-11T10:25:00Z" w16du:dateUtc="2024-10-11T08:25:00Z">
        <w:r w:rsidR="00DC10CA" w:rsidDel="006A6FB1">
          <w:rPr>
            <w:rFonts w:asciiTheme="minorHAnsi" w:hAnsiTheme="minorHAnsi" w:cstheme="minorHAnsi"/>
          </w:rPr>
          <w:delText>has yet to be reported in the literature</w:delText>
        </w:r>
      </w:del>
      <w:ins w:id="41" w:author="Guillén Gosalbez  Gonzalo" w:date="2024-10-11T10:25:00Z" w16du:dateUtc="2024-10-11T08:25:00Z">
        <w:r w:rsidR="006A6FB1">
          <w:rPr>
            <w:rFonts w:asciiTheme="minorHAnsi" w:hAnsiTheme="minorHAnsi" w:cstheme="minorHAnsi"/>
          </w:rPr>
          <w:t>remain unexplored</w:t>
        </w:r>
      </w:ins>
      <w:r w:rsidR="00DC10CA">
        <w:rPr>
          <w:rFonts w:asciiTheme="minorHAnsi" w:hAnsiTheme="minorHAnsi" w:cstheme="minorHAnsi"/>
        </w:rPr>
        <w:t>.</w:t>
      </w:r>
    </w:p>
    <w:p w14:paraId="69205367" w14:textId="54DB44C1" w:rsidR="00072ADE" w:rsidRPr="00F60DDE" w:rsidRDefault="00F60DDE" w:rsidP="00152E9D">
      <w:pPr>
        <w:spacing w:line="276" w:lineRule="auto"/>
        <w:ind w:firstLine="720"/>
        <w:jc w:val="both"/>
        <w:rPr>
          <w:rFonts w:asciiTheme="minorHAnsi" w:hAnsiTheme="minorHAnsi" w:cstheme="minorHAnsi"/>
        </w:rPr>
      </w:pPr>
      <w:r>
        <w:rPr>
          <w:rFonts w:asciiTheme="minorHAnsi" w:hAnsiTheme="minorHAnsi" w:cstheme="minorHAnsi"/>
        </w:rPr>
        <w:t>To fill this critical research gap, we analyse sustainable routes for producing propanol by conducting a techno</w:t>
      </w:r>
      <w:r>
        <w:rPr>
          <w:rFonts w:asciiTheme="minorHAnsi" w:hAnsiTheme="minorHAnsi" w:cstheme="minorHAnsi"/>
        </w:rPr>
        <w:noBreakHyphen/>
        <w:t xml:space="preserve">economic and prospective life cycle assessment to evaluate both their current and future environmental impacts. </w:t>
      </w:r>
      <w:del w:id="42" w:author="Guillén Gosalbez  Gonzalo" w:date="2024-10-11T10:28:00Z" w16du:dateUtc="2024-10-11T08:28:00Z">
        <w:r w:rsidR="00F706B7" w:rsidDel="006A6FB1">
          <w:rPr>
            <w:rFonts w:asciiTheme="minorHAnsi" w:hAnsiTheme="minorHAnsi" w:cstheme="minorHAnsi"/>
          </w:rPr>
          <w:delText>As such</w:delText>
        </w:r>
      </w:del>
      <w:ins w:id="43" w:author="Guillén Gosalbez  Gonzalo" w:date="2024-10-11T10:28:00Z" w16du:dateUtc="2024-10-11T08:28:00Z">
        <w:r w:rsidR="006A6FB1">
          <w:rPr>
            <w:rFonts w:asciiTheme="minorHAnsi" w:hAnsiTheme="minorHAnsi" w:cstheme="minorHAnsi"/>
          </w:rPr>
          <w:t>To this end</w:t>
        </w:r>
      </w:ins>
      <w:r w:rsidR="00F706B7">
        <w:rPr>
          <w:rFonts w:asciiTheme="minorHAnsi" w:hAnsiTheme="minorHAnsi" w:cstheme="minorHAnsi"/>
        </w:rPr>
        <w:t>, we develop</w:t>
      </w:r>
      <w:r>
        <w:rPr>
          <w:rFonts w:asciiTheme="minorHAnsi" w:hAnsiTheme="minorHAnsi" w:cstheme="minorHAnsi"/>
        </w:rPr>
        <w:t xml:space="preserve"> detailed process simulations using Aspen HYSYS® v12.1 </w:t>
      </w:r>
      <w:r w:rsidR="00F706B7">
        <w:rPr>
          <w:rFonts w:asciiTheme="minorHAnsi" w:hAnsiTheme="minorHAnsi" w:cstheme="minorHAnsi"/>
        </w:rPr>
        <w:t xml:space="preserve">to </w:t>
      </w:r>
      <w:del w:id="44" w:author="Guillén Gosalbez  Gonzalo" w:date="2024-10-11T10:28:00Z" w16du:dateUtc="2024-10-11T08:28:00Z">
        <w:r w:rsidR="00F706B7" w:rsidDel="006A6FB1">
          <w:rPr>
            <w:rFonts w:asciiTheme="minorHAnsi" w:hAnsiTheme="minorHAnsi" w:cstheme="minorHAnsi"/>
          </w:rPr>
          <w:delText xml:space="preserve">analyse </w:delText>
        </w:r>
      </w:del>
      <w:ins w:id="45" w:author="Guillén Gosalbez  Gonzalo" w:date="2024-10-11T10:28:00Z" w16du:dateUtc="2024-10-11T08:28:00Z">
        <w:r w:rsidR="006A6FB1">
          <w:rPr>
            <w:rFonts w:asciiTheme="minorHAnsi" w:hAnsiTheme="minorHAnsi" w:cstheme="minorHAnsi"/>
          </w:rPr>
          <w:t>quantify the</w:t>
        </w:r>
        <w:r w:rsidR="006A6FB1">
          <w:rPr>
            <w:rFonts w:asciiTheme="minorHAnsi" w:hAnsiTheme="minorHAnsi" w:cstheme="minorHAnsi"/>
          </w:rPr>
          <w:t xml:space="preserve"> </w:t>
        </w:r>
      </w:ins>
      <w:r w:rsidR="00F706B7">
        <w:rPr>
          <w:rFonts w:asciiTheme="minorHAnsi" w:hAnsiTheme="minorHAnsi" w:cstheme="minorHAnsi"/>
        </w:rPr>
        <w:t xml:space="preserve">process </w:t>
      </w:r>
      <w:ins w:id="46" w:author="Guillén Gosalbez  Gonzalo" w:date="2024-10-11T10:28:00Z" w16du:dateUtc="2024-10-11T08:28:00Z">
        <w:r w:rsidR="006A6FB1">
          <w:rPr>
            <w:rFonts w:asciiTheme="minorHAnsi" w:hAnsiTheme="minorHAnsi" w:cstheme="minorHAnsi"/>
          </w:rPr>
          <w:t xml:space="preserve">economic and environmental </w:t>
        </w:r>
      </w:ins>
      <w:r w:rsidR="00F706B7">
        <w:rPr>
          <w:rFonts w:asciiTheme="minorHAnsi" w:hAnsiTheme="minorHAnsi" w:cstheme="minorHAnsi"/>
        </w:rPr>
        <w:t>performance</w:t>
      </w:r>
      <w:del w:id="47" w:author="Guillén Gosalbez  Gonzalo" w:date="2024-10-11T10:28:00Z" w16du:dateUtc="2024-10-11T08:28:00Z">
        <w:r w:rsidDel="006A6FB1">
          <w:rPr>
            <w:rFonts w:asciiTheme="minorHAnsi" w:hAnsiTheme="minorHAnsi" w:cstheme="minorHAnsi"/>
          </w:rPr>
          <w:delText xml:space="preserve"> based on economic and environmental indicators</w:delText>
        </w:r>
      </w:del>
      <w:r>
        <w:rPr>
          <w:rFonts w:asciiTheme="minorHAnsi" w:hAnsiTheme="minorHAnsi" w:cstheme="minorHAnsi"/>
        </w:rPr>
        <w:t xml:space="preserve">. </w:t>
      </w:r>
      <w:r w:rsidR="00F706B7">
        <w:rPr>
          <w:rFonts w:asciiTheme="minorHAnsi" w:hAnsiTheme="minorHAnsi" w:cstheme="minorHAnsi"/>
        </w:rPr>
        <w:t>For the environmental assessment, f</w:t>
      </w:r>
      <w:r>
        <w:rPr>
          <w:rFonts w:asciiTheme="minorHAnsi" w:hAnsiTheme="minorHAnsi" w:cstheme="minorHAnsi"/>
        </w:rPr>
        <w:t xml:space="preserve">oreground data </w:t>
      </w:r>
      <w:r w:rsidR="00F706B7">
        <w:rPr>
          <w:rFonts w:asciiTheme="minorHAnsi" w:hAnsiTheme="minorHAnsi" w:cstheme="minorHAnsi"/>
        </w:rPr>
        <w:t>is</w:t>
      </w:r>
      <w:r>
        <w:rPr>
          <w:rFonts w:asciiTheme="minorHAnsi" w:hAnsiTheme="minorHAnsi" w:cstheme="minorHAnsi"/>
        </w:rPr>
        <w:t xml:space="preserve"> extracted from the </w:t>
      </w:r>
      <w:r w:rsidR="00F706B7">
        <w:rPr>
          <w:rFonts w:asciiTheme="minorHAnsi" w:hAnsiTheme="minorHAnsi" w:cstheme="minorHAnsi"/>
        </w:rPr>
        <w:t>process simulation</w:t>
      </w:r>
      <w:r>
        <w:rPr>
          <w:rFonts w:asciiTheme="minorHAnsi" w:hAnsiTheme="minorHAnsi" w:cstheme="minorHAnsi"/>
        </w:rPr>
        <w:t xml:space="preserve">, while </w:t>
      </w:r>
      <w:r w:rsidR="00F706B7">
        <w:rPr>
          <w:rFonts w:asciiTheme="minorHAnsi" w:hAnsiTheme="minorHAnsi" w:cstheme="minorHAnsi"/>
        </w:rPr>
        <w:t xml:space="preserve">background inventories are obtained from </w:t>
      </w:r>
      <w:r>
        <w:rPr>
          <w:rFonts w:asciiTheme="minorHAnsi" w:hAnsiTheme="minorHAnsi" w:cstheme="minorHAnsi"/>
        </w:rPr>
        <w:t xml:space="preserve">Ecoinvent v3.10 </w:t>
      </w:r>
      <w:r w:rsidR="00F706B7">
        <w:rPr>
          <w:rFonts w:asciiTheme="minorHAnsi" w:hAnsiTheme="minorHAnsi" w:cstheme="minorHAnsi"/>
        </w:rPr>
        <w:t xml:space="preserve">using Brightway2.5 v1.0.6. </w:t>
      </w:r>
      <w:r>
        <w:rPr>
          <w:rFonts w:asciiTheme="minorHAnsi" w:hAnsiTheme="minorHAnsi" w:cstheme="minorHAnsi"/>
        </w:rPr>
        <w:t xml:space="preserve">Moreover, to perform a prospective life cycle assessment, we employ the </w:t>
      </w:r>
      <w:r>
        <w:rPr>
          <w:rFonts w:asciiTheme="minorHAnsi" w:hAnsiTheme="minorHAnsi" w:cstheme="minorHAnsi"/>
          <w:i/>
        </w:rPr>
        <w:t>premise</w:t>
      </w:r>
      <w:r>
        <w:rPr>
          <w:rFonts w:asciiTheme="minorHAnsi" w:hAnsiTheme="minorHAnsi" w:cstheme="minorHAnsi"/>
        </w:rPr>
        <w:t xml:space="preserve"> v2.1.2 framework to model future background data using the IMAGE Integrated Assessment Model, following the </w:t>
      </w:r>
      <w:r w:rsidR="00404A80">
        <w:rPr>
          <w:rFonts w:asciiTheme="minorHAnsi" w:hAnsiTheme="minorHAnsi" w:cstheme="minorHAnsi"/>
        </w:rPr>
        <w:t>shared socioeconomic pathway SSP2 (</w:t>
      </w:r>
      <w:r w:rsidR="00404A80" w:rsidRPr="00404A80">
        <w:rPr>
          <w:rFonts w:asciiTheme="minorHAnsi" w:hAnsiTheme="minorHAnsi" w:cstheme="minorHAnsi"/>
          <w:i/>
        </w:rPr>
        <w:t>i.e.</w:t>
      </w:r>
      <w:r w:rsidR="00404A80">
        <w:rPr>
          <w:rFonts w:asciiTheme="minorHAnsi" w:hAnsiTheme="minorHAnsi" w:cstheme="minorHAnsi"/>
        </w:rPr>
        <w:t xml:space="preserve">, </w:t>
      </w:r>
      <w:r>
        <w:rPr>
          <w:rFonts w:asciiTheme="minorHAnsi" w:hAnsiTheme="minorHAnsi" w:cstheme="minorHAnsi"/>
        </w:rPr>
        <w:t>‘middle</w:t>
      </w:r>
      <w:r>
        <w:rPr>
          <w:rFonts w:asciiTheme="minorHAnsi" w:hAnsiTheme="minorHAnsi" w:cstheme="minorHAnsi"/>
        </w:rPr>
        <w:noBreakHyphen/>
        <w:t>of</w:t>
      </w:r>
      <w:r>
        <w:rPr>
          <w:rFonts w:asciiTheme="minorHAnsi" w:hAnsiTheme="minorHAnsi" w:cstheme="minorHAnsi"/>
        </w:rPr>
        <w:noBreakHyphen/>
        <w:t>the</w:t>
      </w:r>
      <w:r>
        <w:rPr>
          <w:rFonts w:asciiTheme="minorHAnsi" w:hAnsiTheme="minorHAnsi" w:cstheme="minorHAnsi"/>
        </w:rPr>
        <w:noBreakHyphen/>
        <w:t>road’</w:t>
      </w:r>
      <w:r w:rsidR="00404A80">
        <w:rPr>
          <w:rFonts w:asciiTheme="minorHAnsi" w:hAnsiTheme="minorHAnsi" w:cstheme="minorHAnsi"/>
        </w:rPr>
        <w:t>)</w:t>
      </w:r>
      <w:r>
        <w:rPr>
          <w:rFonts w:asciiTheme="minorHAnsi" w:hAnsiTheme="minorHAnsi" w:cstheme="minorHAnsi"/>
        </w:rPr>
        <w:t xml:space="preserve"> under different representative concentration pathways (RCPs). </w:t>
      </w:r>
      <w:r w:rsidR="004A21B2">
        <w:rPr>
          <w:rFonts w:asciiTheme="minorHAnsi" w:hAnsiTheme="minorHAnsi" w:cstheme="minorHAnsi"/>
        </w:rPr>
        <w:t>O</w:t>
      </w:r>
      <w:r w:rsidR="00934BA0">
        <w:rPr>
          <w:rFonts w:asciiTheme="minorHAnsi" w:hAnsiTheme="minorHAnsi" w:cstheme="minorHAnsi"/>
        </w:rPr>
        <w:t>verall, our results indicate that the biomass</w:t>
      </w:r>
      <w:r w:rsidR="00934BA0">
        <w:rPr>
          <w:rFonts w:asciiTheme="minorHAnsi" w:hAnsiTheme="minorHAnsi" w:cstheme="minorHAnsi"/>
        </w:rPr>
        <w:noBreakHyphen/>
        <w:t>based alternatives demonstrate the best economic and environmental performance.</w:t>
      </w:r>
      <w:ins w:id="48" w:author="Guillén Gosalbez  Gonzalo" w:date="2024-10-11T10:29:00Z" w16du:dateUtc="2024-10-11T08:29:00Z">
        <w:r w:rsidR="006A6FB1">
          <w:rPr>
            <w:rFonts w:asciiTheme="minorHAnsi" w:hAnsiTheme="minorHAnsi" w:cstheme="minorHAnsi"/>
          </w:rPr>
          <w:t xml:space="preserve"> Moreover, we find that </w:t>
        </w:r>
      </w:ins>
      <w:ins w:id="49" w:author="Guillén Gosalbez  Gonzalo" w:date="2024-10-11T10:30:00Z" w16du:dateUtc="2024-10-11T08:30:00Z">
        <w:r w:rsidR="00935F5D">
          <w:rPr>
            <w:rFonts w:asciiTheme="minorHAnsi" w:hAnsiTheme="minorHAnsi" w:cstheme="minorHAnsi"/>
          </w:rPr>
          <w:t>using prospective LCA data can greatly affect the outcome of the analysis</w:t>
        </w:r>
        <w:r w:rsidR="002F50A6">
          <w:rPr>
            <w:rFonts w:asciiTheme="minorHAnsi" w:hAnsiTheme="minorHAnsi" w:cstheme="minorHAnsi"/>
          </w:rPr>
          <w:t>,</w:t>
        </w:r>
      </w:ins>
      <w:ins w:id="50" w:author="Guillén Gosalbez  Gonzalo" w:date="2024-10-11T10:31:00Z" w16du:dateUtc="2024-10-11T08:31:00Z">
        <w:r w:rsidR="002F50A6">
          <w:rPr>
            <w:rFonts w:asciiTheme="minorHAnsi" w:hAnsiTheme="minorHAnsi" w:cstheme="minorHAnsi"/>
          </w:rPr>
          <w:t xml:space="preserve"> reinforci</w:t>
        </w:r>
      </w:ins>
      <w:ins w:id="51" w:author="Guillén Gosalbez  Gonzalo" w:date="2024-10-11T10:32:00Z" w16du:dateUtc="2024-10-11T08:32:00Z">
        <w:r w:rsidR="002F50A6">
          <w:rPr>
            <w:rFonts w:asciiTheme="minorHAnsi" w:hAnsiTheme="minorHAnsi" w:cstheme="minorHAnsi"/>
          </w:rPr>
          <w:t xml:space="preserve">ng the need to accompany standard LCAs with prospective studies for gathering a more comprehensive picture of the process’ potential. </w:t>
        </w:r>
      </w:ins>
    </w:p>
    <w:p w14:paraId="3DCD02EA" w14:textId="049B6E54" w:rsidR="00CA5185" w:rsidRPr="009F09E8" w:rsidRDefault="00CA5185" w:rsidP="00152E9D">
      <w:pPr>
        <w:pStyle w:val="Els-body-text"/>
        <w:spacing w:before="240" w:line="276" w:lineRule="auto"/>
        <w:rPr>
          <w:rFonts w:asciiTheme="minorHAnsi" w:hAnsiTheme="minorHAnsi" w:cstheme="minorHAnsi"/>
        </w:rPr>
      </w:pPr>
      <w:r w:rsidRPr="00AD138B">
        <w:rPr>
          <w:rFonts w:asciiTheme="minorHAnsi" w:hAnsiTheme="minorHAnsi" w:cstheme="minorHAnsi"/>
          <w:b/>
          <w:bCs/>
          <w:sz w:val="22"/>
        </w:rPr>
        <w:t>Keywords</w:t>
      </w:r>
      <w:r w:rsidRPr="009F09E8">
        <w:rPr>
          <w:rFonts w:asciiTheme="minorHAnsi" w:hAnsiTheme="minorHAnsi" w:cstheme="minorHAnsi"/>
        </w:rPr>
        <w:t xml:space="preserve">: </w:t>
      </w:r>
      <w:r w:rsidR="005F2B36">
        <w:rPr>
          <w:rFonts w:asciiTheme="minorHAnsi" w:hAnsiTheme="minorHAnsi" w:cstheme="minorHAnsi"/>
        </w:rPr>
        <w:t>propanol production, prospective life cycle assessments, renewable carbon feedstocks</w:t>
      </w:r>
    </w:p>
    <w:p w14:paraId="54438834" w14:textId="777BD3F9" w:rsidR="00CA5185" w:rsidRPr="00AD138B" w:rsidRDefault="00F55F26" w:rsidP="00152E9D">
      <w:pPr>
        <w:pStyle w:val="Els-reference-head"/>
        <w:rPr>
          <w:rFonts w:asciiTheme="minorHAnsi" w:hAnsiTheme="minorHAnsi" w:cstheme="minorHAnsi"/>
        </w:rPr>
      </w:pPr>
      <w:r w:rsidRPr="00AD138B">
        <w:rPr>
          <w:rFonts w:asciiTheme="minorHAnsi" w:hAnsiTheme="minorHAnsi" w:cstheme="minorHAnsi"/>
        </w:rPr>
        <w:t>References</w:t>
      </w:r>
    </w:p>
    <w:p w14:paraId="03BA5279" w14:textId="77777777" w:rsidR="001B5D96" w:rsidRPr="00E41718" w:rsidRDefault="001B5D96" w:rsidP="00152E9D">
      <w:pPr>
        <w:pStyle w:val="Bibliography"/>
        <w:jc w:val="both"/>
        <w:rPr>
          <w:rFonts w:ascii="Calibri" w:hAnsi="Calibri" w:cs="Calibri"/>
        </w:rPr>
      </w:pPr>
      <w:r w:rsidRPr="00E41718">
        <w:rPr>
          <w:rFonts w:asciiTheme="minorHAnsi" w:hAnsiTheme="minorHAnsi" w:cstheme="minorHAnsi"/>
        </w:rPr>
        <w:fldChar w:fldCharType="begin"/>
      </w:r>
      <w:r w:rsidRPr="00E41718">
        <w:rPr>
          <w:rFonts w:asciiTheme="minorHAnsi" w:hAnsiTheme="minorHAnsi" w:cstheme="minorHAnsi"/>
        </w:rPr>
        <w:instrText xml:space="preserve"> ADDIN ZOTERO_BIBL {"uncited":[],"omitted":[],"custom":[]} CSL_BIBLIOGRAPHY </w:instrText>
      </w:r>
      <w:r w:rsidRPr="00E41718">
        <w:rPr>
          <w:rFonts w:asciiTheme="minorHAnsi" w:hAnsiTheme="minorHAnsi" w:cstheme="minorHAnsi"/>
        </w:rPr>
        <w:fldChar w:fldCharType="separate"/>
      </w:r>
      <w:r w:rsidRPr="00E41718">
        <w:rPr>
          <w:rFonts w:ascii="Calibri" w:hAnsi="Calibri" w:cs="Calibri"/>
        </w:rPr>
        <w:t>Bauer, F., Tilsted, J.P., Pfister, S., Oberschelp, C., Kulionis, V., 2023. Mapping GHG emissions and prospects for renewable energy in the chemical industry. Curr. Opin. Chem. Eng. 39, 100881. https://doi.org/10.1016/j.coche.2022.100881</w:t>
      </w:r>
    </w:p>
    <w:p w14:paraId="3EA7F361" w14:textId="6FCE4F24" w:rsidR="0076637E" w:rsidRPr="00E41718" w:rsidRDefault="001B5D96" w:rsidP="00152E9D">
      <w:pPr>
        <w:pStyle w:val="Bibliography"/>
        <w:jc w:val="both"/>
        <w:rPr>
          <w:rFonts w:asciiTheme="minorHAnsi" w:hAnsiTheme="minorHAnsi" w:cstheme="minorHAnsi"/>
        </w:rPr>
      </w:pPr>
      <w:r w:rsidRPr="00E41718">
        <w:rPr>
          <w:rFonts w:ascii="Calibri" w:hAnsi="Calibri" w:cs="Calibri"/>
        </w:rPr>
        <w:t>Vo, C.H., Mondelli, C., Hamedi, H., Pérez-Ramírez, J., Farooq, S., Karimi, I.A., 2021. Sustainability Assessment of Thermocatalytic Conversion of CO</w:t>
      </w:r>
      <w:r w:rsidRPr="00186DFE">
        <w:rPr>
          <w:rFonts w:ascii="Calibri" w:hAnsi="Calibri" w:cs="Calibri"/>
          <w:vertAlign w:val="subscript"/>
        </w:rPr>
        <w:t>2</w:t>
      </w:r>
      <w:r w:rsidR="00186DFE">
        <w:rPr>
          <w:rFonts w:ascii="Calibri" w:hAnsi="Calibri" w:cs="Calibri"/>
        </w:rPr>
        <w:t xml:space="preserve"> </w:t>
      </w:r>
      <w:r w:rsidRPr="00E41718">
        <w:rPr>
          <w:rFonts w:ascii="Calibri" w:hAnsi="Calibri" w:cs="Calibri"/>
        </w:rPr>
        <w:t>to Transportation Fuels, Methanol, and 1-Propanol. ACS Sustain. Chem. Eng. 9, 10591–10600. https://doi.org/10.1021/acssuschemeng.1c02805</w:t>
      </w:r>
      <w:r w:rsidRPr="00E41718">
        <w:rPr>
          <w:rFonts w:asciiTheme="minorHAnsi" w:hAnsiTheme="minorHAnsi" w:cstheme="minorHAnsi"/>
        </w:rPr>
        <w:fldChar w:fldCharType="end"/>
      </w:r>
    </w:p>
    <w:sectPr w:rsidR="0076637E" w:rsidRPr="00E41718" w:rsidSect="006E0A7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2A64AA"/>
    <w:multiLevelType w:val="hybridMultilevel"/>
    <w:tmpl w:val="5BEE2B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9009032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uillén Gosalbez  Gonzalo">
    <w15:presenceInfo w15:providerId="AD" w15:userId="S::ggonzalo@ethz.ch::cd0d5c66-a7dc-4706-87cc-7da1018261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CxMLI0NrI0MjMyMTZR0lEKTi0uzszPAykwNK8FAOhaF5UtAAAA"/>
  </w:docVars>
  <w:rsids>
    <w:rsidRoot w:val="00906CA3"/>
    <w:rsid w:val="00000B84"/>
    <w:rsid w:val="00032D59"/>
    <w:rsid w:val="0004388D"/>
    <w:rsid w:val="0005547E"/>
    <w:rsid w:val="000654D9"/>
    <w:rsid w:val="00072ADE"/>
    <w:rsid w:val="0007665A"/>
    <w:rsid w:val="00097F0B"/>
    <w:rsid w:val="000B36A4"/>
    <w:rsid w:val="000C40E3"/>
    <w:rsid w:val="000C7280"/>
    <w:rsid w:val="000F1EA0"/>
    <w:rsid w:val="001027A6"/>
    <w:rsid w:val="00102D55"/>
    <w:rsid w:val="001309AE"/>
    <w:rsid w:val="001370A2"/>
    <w:rsid w:val="00152E9D"/>
    <w:rsid w:val="00154F5F"/>
    <w:rsid w:val="00171183"/>
    <w:rsid w:val="00186DFE"/>
    <w:rsid w:val="00193509"/>
    <w:rsid w:val="001B2B60"/>
    <w:rsid w:val="001B3F09"/>
    <w:rsid w:val="001B5D96"/>
    <w:rsid w:val="001C6670"/>
    <w:rsid w:val="001D48F0"/>
    <w:rsid w:val="001D695D"/>
    <w:rsid w:val="001E0BE0"/>
    <w:rsid w:val="001E151E"/>
    <w:rsid w:val="001E5A1E"/>
    <w:rsid w:val="001E7D1C"/>
    <w:rsid w:val="001F0347"/>
    <w:rsid w:val="00216D67"/>
    <w:rsid w:val="00236476"/>
    <w:rsid w:val="0028244B"/>
    <w:rsid w:val="00284C25"/>
    <w:rsid w:val="00291208"/>
    <w:rsid w:val="002A32BA"/>
    <w:rsid w:val="002B7363"/>
    <w:rsid w:val="002F4899"/>
    <w:rsid w:val="002F50A6"/>
    <w:rsid w:val="00311654"/>
    <w:rsid w:val="0031643D"/>
    <w:rsid w:val="0031782A"/>
    <w:rsid w:val="00326C90"/>
    <w:rsid w:val="00337B8A"/>
    <w:rsid w:val="00343D39"/>
    <w:rsid w:val="00356AE9"/>
    <w:rsid w:val="003632BF"/>
    <w:rsid w:val="00374AB4"/>
    <w:rsid w:val="003849AE"/>
    <w:rsid w:val="00393600"/>
    <w:rsid w:val="003B6312"/>
    <w:rsid w:val="003D2AB4"/>
    <w:rsid w:val="003E1A97"/>
    <w:rsid w:val="00404A80"/>
    <w:rsid w:val="004076B9"/>
    <w:rsid w:val="00442960"/>
    <w:rsid w:val="00444ECB"/>
    <w:rsid w:val="00455372"/>
    <w:rsid w:val="00477D35"/>
    <w:rsid w:val="00483AB1"/>
    <w:rsid w:val="00484B76"/>
    <w:rsid w:val="00494DD8"/>
    <w:rsid w:val="004A0D45"/>
    <w:rsid w:val="004A21B2"/>
    <w:rsid w:val="004A40CB"/>
    <w:rsid w:val="004D58EE"/>
    <w:rsid w:val="004E6E1E"/>
    <w:rsid w:val="004F29FB"/>
    <w:rsid w:val="005001AE"/>
    <w:rsid w:val="0050069D"/>
    <w:rsid w:val="005071A2"/>
    <w:rsid w:val="00510A57"/>
    <w:rsid w:val="00514BB8"/>
    <w:rsid w:val="00516737"/>
    <w:rsid w:val="00527113"/>
    <w:rsid w:val="00566CAF"/>
    <w:rsid w:val="005C2B71"/>
    <w:rsid w:val="005E5E52"/>
    <w:rsid w:val="005E7D5F"/>
    <w:rsid w:val="005F2B36"/>
    <w:rsid w:val="005F440C"/>
    <w:rsid w:val="00631E6F"/>
    <w:rsid w:val="00641161"/>
    <w:rsid w:val="00667364"/>
    <w:rsid w:val="00667720"/>
    <w:rsid w:val="00686542"/>
    <w:rsid w:val="006A45E6"/>
    <w:rsid w:val="006A6FB1"/>
    <w:rsid w:val="006D131B"/>
    <w:rsid w:val="006D5314"/>
    <w:rsid w:val="006E0A7F"/>
    <w:rsid w:val="00703CC7"/>
    <w:rsid w:val="00720B46"/>
    <w:rsid w:val="00722D27"/>
    <w:rsid w:val="00734F78"/>
    <w:rsid w:val="00761D5C"/>
    <w:rsid w:val="0076637E"/>
    <w:rsid w:val="007815F4"/>
    <w:rsid w:val="00782DFC"/>
    <w:rsid w:val="00784EAE"/>
    <w:rsid w:val="00793AF6"/>
    <w:rsid w:val="00795B0B"/>
    <w:rsid w:val="007B2A6C"/>
    <w:rsid w:val="007C2ED3"/>
    <w:rsid w:val="007C5196"/>
    <w:rsid w:val="007D2556"/>
    <w:rsid w:val="007E0EDE"/>
    <w:rsid w:val="007E3F5E"/>
    <w:rsid w:val="0080155A"/>
    <w:rsid w:val="0080237A"/>
    <w:rsid w:val="0081158B"/>
    <w:rsid w:val="00816D00"/>
    <w:rsid w:val="00823991"/>
    <w:rsid w:val="008318D5"/>
    <w:rsid w:val="0083494B"/>
    <w:rsid w:val="00837785"/>
    <w:rsid w:val="008505CD"/>
    <w:rsid w:val="00856C98"/>
    <w:rsid w:val="00882EF9"/>
    <w:rsid w:val="00893FEF"/>
    <w:rsid w:val="008A0DB6"/>
    <w:rsid w:val="008E429E"/>
    <w:rsid w:val="008E4B19"/>
    <w:rsid w:val="00906CA3"/>
    <w:rsid w:val="009105D3"/>
    <w:rsid w:val="009110C8"/>
    <w:rsid w:val="009220B6"/>
    <w:rsid w:val="009245FA"/>
    <w:rsid w:val="00934BA0"/>
    <w:rsid w:val="00935F5D"/>
    <w:rsid w:val="0093790E"/>
    <w:rsid w:val="00943851"/>
    <w:rsid w:val="0094469E"/>
    <w:rsid w:val="00946EF2"/>
    <w:rsid w:val="00972281"/>
    <w:rsid w:val="0097776D"/>
    <w:rsid w:val="009A79F0"/>
    <w:rsid w:val="009C2425"/>
    <w:rsid w:val="009D1342"/>
    <w:rsid w:val="009D2342"/>
    <w:rsid w:val="009F09E8"/>
    <w:rsid w:val="00A0475B"/>
    <w:rsid w:val="00A05A51"/>
    <w:rsid w:val="00A1353A"/>
    <w:rsid w:val="00A1567B"/>
    <w:rsid w:val="00A16106"/>
    <w:rsid w:val="00A40EA3"/>
    <w:rsid w:val="00A5033D"/>
    <w:rsid w:val="00A66B05"/>
    <w:rsid w:val="00A802CB"/>
    <w:rsid w:val="00A95E91"/>
    <w:rsid w:val="00AA72DD"/>
    <w:rsid w:val="00AB20E4"/>
    <w:rsid w:val="00AD138B"/>
    <w:rsid w:val="00AE1AD0"/>
    <w:rsid w:val="00AE735A"/>
    <w:rsid w:val="00AF5732"/>
    <w:rsid w:val="00B2651B"/>
    <w:rsid w:val="00B32896"/>
    <w:rsid w:val="00B5474E"/>
    <w:rsid w:val="00B56C1C"/>
    <w:rsid w:val="00B67127"/>
    <w:rsid w:val="00B7139B"/>
    <w:rsid w:val="00B76985"/>
    <w:rsid w:val="00BE166F"/>
    <w:rsid w:val="00BF3334"/>
    <w:rsid w:val="00BF75FF"/>
    <w:rsid w:val="00C00B48"/>
    <w:rsid w:val="00C26BE7"/>
    <w:rsid w:val="00C402AB"/>
    <w:rsid w:val="00C601D3"/>
    <w:rsid w:val="00C63CAB"/>
    <w:rsid w:val="00C658C0"/>
    <w:rsid w:val="00C751A1"/>
    <w:rsid w:val="00CA5185"/>
    <w:rsid w:val="00CB4D34"/>
    <w:rsid w:val="00CB5F3C"/>
    <w:rsid w:val="00D2063C"/>
    <w:rsid w:val="00D244DE"/>
    <w:rsid w:val="00D33A37"/>
    <w:rsid w:val="00D36ECA"/>
    <w:rsid w:val="00D434F6"/>
    <w:rsid w:val="00D4656B"/>
    <w:rsid w:val="00D57E07"/>
    <w:rsid w:val="00D644FF"/>
    <w:rsid w:val="00D82E15"/>
    <w:rsid w:val="00D91FA0"/>
    <w:rsid w:val="00DA067F"/>
    <w:rsid w:val="00DA3C7E"/>
    <w:rsid w:val="00DC10CA"/>
    <w:rsid w:val="00DC7A4B"/>
    <w:rsid w:val="00DD26BF"/>
    <w:rsid w:val="00DE0936"/>
    <w:rsid w:val="00DE2E37"/>
    <w:rsid w:val="00DF0359"/>
    <w:rsid w:val="00E02AB1"/>
    <w:rsid w:val="00E05B07"/>
    <w:rsid w:val="00E178F9"/>
    <w:rsid w:val="00E314F0"/>
    <w:rsid w:val="00E315BD"/>
    <w:rsid w:val="00E33FB7"/>
    <w:rsid w:val="00E41718"/>
    <w:rsid w:val="00E52DE1"/>
    <w:rsid w:val="00E65069"/>
    <w:rsid w:val="00E67CB5"/>
    <w:rsid w:val="00E70AB3"/>
    <w:rsid w:val="00E828CB"/>
    <w:rsid w:val="00E9099C"/>
    <w:rsid w:val="00E91E7E"/>
    <w:rsid w:val="00E978A5"/>
    <w:rsid w:val="00EB2E19"/>
    <w:rsid w:val="00EB7434"/>
    <w:rsid w:val="00EC4F7C"/>
    <w:rsid w:val="00ED59C9"/>
    <w:rsid w:val="00EE0B1F"/>
    <w:rsid w:val="00EF6945"/>
    <w:rsid w:val="00F01821"/>
    <w:rsid w:val="00F01D04"/>
    <w:rsid w:val="00F061B4"/>
    <w:rsid w:val="00F07510"/>
    <w:rsid w:val="00F130B3"/>
    <w:rsid w:val="00F23BE1"/>
    <w:rsid w:val="00F24A23"/>
    <w:rsid w:val="00F329D5"/>
    <w:rsid w:val="00F448DF"/>
    <w:rsid w:val="00F55F26"/>
    <w:rsid w:val="00F60DDE"/>
    <w:rsid w:val="00F706B7"/>
    <w:rsid w:val="00F86928"/>
    <w:rsid w:val="00F94AF1"/>
    <w:rsid w:val="00FB05E2"/>
    <w:rsid w:val="00FC3D92"/>
    <w:rsid w:val="00FE15A2"/>
    <w:rsid w:val="00FE7976"/>
    <w:rsid w:val="00FF2015"/>
    <w:rsid w:val="00FF7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23BFAF"/>
  <w15:chartTrackingRefBased/>
  <w15:docId w15:val="{66225222-D8A7-44DB-9F6C-7F866EED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0B3"/>
    <w:pPr>
      <w:spacing w:after="0" w:line="240" w:lineRule="auto"/>
    </w:pPr>
    <w:rPr>
      <w:rFonts w:ascii="Times New Roman" w:eastAsia="Times New Roman" w:hAnsi="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130B3"/>
    <w:pPr>
      <w:spacing w:after="0" w:line="240" w:lineRule="auto"/>
    </w:pPr>
    <w:rPr>
      <w:rFonts w:ascii="Times New Roman" w:eastAsia="Times New Roman" w:hAnsi="Times New Roman" w:cs="Times New Roman"/>
      <w:sz w:val="20"/>
      <w:szCs w:val="20"/>
      <w:lang w:val="en-GB"/>
    </w:rPr>
  </w:style>
  <w:style w:type="paragraph" w:customStyle="1" w:styleId="Els-Abstract">
    <w:name w:val="Els-Abstract"/>
    <w:basedOn w:val="Normal"/>
    <w:next w:val="Normal"/>
    <w:autoRedefine/>
    <w:rsid w:val="007815F4"/>
    <w:pPr>
      <w:keepNext/>
      <w:suppressAutoHyphens/>
      <w:spacing w:before="240" w:after="60" w:line="240" w:lineRule="exact"/>
      <w:jc w:val="both"/>
    </w:pPr>
    <w:rPr>
      <w:rFonts w:asciiTheme="minorHAnsi" w:hAnsiTheme="minorHAnsi" w:cstheme="minorHAnsi"/>
      <w:b/>
      <w:sz w:val="22"/>
      <w:lang w:val="en-US"/>
    </w:rPr>
  </w:style>
  <w:style w:type="paragraph" w:customStyle="1" w:styleId="Els-body-text">
    <w:name w:val="Els-body-text"/>
    <w:rsid w:val="00CA5185"/>
    <w:pPr>
      <w:spacing w:after="0" w:line="240" w:lineRule="auto"/>
      <w:jc w:val="both"/>
    </w:pPr>
    <w:rPr>
      <w:rFonts w:ascii="Times New Roman" w:eastAsia="Times New Roman" w:hAnsi="Times New Roman" w:cs="Times New Roman"/>
      <w:sz w:val="20"/>
      <w:szCs w:val="20"/>
      <w:lang w:val="en-US"/>
    </w:rPr>
  </w:style>
  <w:style w:type="paragraph" w:customStyle="1" w:styleId="Els-reference-head">
    <w:name w:val="Els-reference-head"/>
    <w:basedOn w:val="Els-body-text"/>
    <w:next w:val="Normal"/>
    <w:rsid w:val="00F55F26"/>
    <w:pPr>
      <w:keepNext/>
      <w:spacing w:before="240" w:after="60"/>
    </w:pPr>
    <w:rPr>
      <w:b/>
      <w:sz w:val="22"/>
      <w:szCs w:val="22"/>
    </w:rPr>
  </w:style>
  <w:style w:type="character" w:styleId="Hyperlink">
    <w:name w:val="Hyperlink"/>
    <w:basedOn w:val="DefaultParagraphFont"/>
    <w:uiPriority w:val="99"/>
    <w:unhideWhenUsed/>
    <w:rsid w:val="001B2B60"/>
    <w:rPr>
      <w:color w:val="0563C1" w:themeColor="hyperlink"/>
      <w:u w:val="single"/>
    </w:rPr>
  </w:style>
  <w:style w:type="character" w:customStyle="1" w:styleId="UnresolvedMention1">
    <w:name w:val="Unresolved Mention1"/>
    <w:basedOn w:val="DefaultParagraphFont"/>
    <w:uiPriority w:val="99"/>
    <w:semiHidden/>
    <w:unhideWhenUsed/>
    <w:rsid w:val="001B2B60"/>
    <w:rPr>
      <w:color w:val="605E5C"/>
      <w:shd w:val="clear" w:color="auto" w:fill="E1DFDD"/>
    </w:rPr>
  </w:style>
  <w:style w:type="character" w:styleId="CommentReference">
    <w:name w:val="annotation reference"/>
    <w:basedOn w:val="DefaultParagraphFont"/>
    <w:uiPriority w:val="99"/>
    <w:semiHidden/>
    <w:unhideWhenUsed/>
    <w:rsid w:val="004D58EE"/>
    <w:rPr>
      <w:sz w:val="16"/>
      <w:szCs w:val="16"/>
    </w:rPr>
  </w:style>
  <w:style w:type="paragraph" w:styleId="CommentText">
    <w:name w:val="annotation text"/>
    <w:basedOn w:val="Normal"/>
    <w:link w:val="CommentTextChar"/>
    <w:uiPriority w:val="99"/>
    <w:semiHidden/>
    <w:unhideWhenUsed/>
    <w:rsid w:val="004D58EE"/>
  </w:style>
  <w:style w:type="character" w:customStyle="1" w:styleId="CommentTextChar">
    <w:name w:val="Comment Text Char"/>
    <w:basedOn w:val="DefaultParagraphFont"/>
    <w:link w:val="CommentText"/>
    <w:uiPriority w:val="99"/>
    <w:semiHidden/>
    <w:rsid w:val="004D58E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4D58EE"/>
    <w:rPr>
      <w:b/>
      <w:bCs/>
    </w:rPr>
  </w:style>
  <w:style w:type="character" w:customStyle="1" w:styleId="CommentSubjectChar">
    <w:name w:val="Comment Subject Char"/>
    <w:basedOn w:val="CommentTextChar"/>
    <w:link w:val="CommentSubject"/>
    <w:uiPriority w:val="99"/>
    <w:semiHidden/>
    <w:rsid w:val="004D58EE"/>
    <w:rPr>
      <w:rFonts w:ascii="Times New Roman" w:eastAsia="Times New Roman" w:hAnsi="Times New Roman" w:cs="Times New Roman"/>
      <w:b/>
      <w:bCs/>
      <w:sz w:val="20"/>
      <w:szCs w:val="20"/>
      <w:lang w:val="en-GB"/>
    </w:rPr>
  </w:style>
  <w:style w:type="paragraph" w:styleId="BalloonText">
    <w:name w:val="Balloon Text"/>
    <w:basedOn w:val="Normal"/>
    <w:link w:val="BalloonTextChar"/>
    <w:uiPriority w:val="99"/>
    <w:semiHidden/>
    <w:unhideWhenUsed/>
    <w:rsid w:val="004D58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58EE"/>
    <w:rPr>
      <w:rFonts w:ascii="Segoe UI" w:eastAsia="Times New Roman" w:hAnsi="Segoe UI" w:cs="Segoe UI"/>
      <w:sz w:val="18"/>
      <w:szCs w:val="18"/>
      <w:lang w:val="en-GB"/>
    </w:rPr>
  </w:style>
  <w:style w:type="paragraph" w:styleId="Revision">
    <w:name w:val="Revision"/>
    <w:hidden/>
    <w:uiPriority w:val="99"/>
    <w:semiHidden/>
    <w:rsid w:val="00F061B4"/>
    <w:pPr>
      <w:spacing w:after="0" w:line="240" w:lineRule="auto"/>
    </w:pPr>
    <w:rPr>
      <w:rFonts w:ascii="Times New Roman" w:eastAsia="Times New Roman" w:hAnsi="Times New Roman" w:cs="Times New Roman"/>
      <w:sz w:val="20"/>
      <w:szCs w:val="20"/>
      <w:lang w:val="en-GB"/>
    </w:rPr>
  </w:style>
  <w:style w:type="paragraph" w:styleId="Bibliography">
    <w:name w:val="Bibliography"/>
    <w:basedOn w:val="Normal"/>
    <w:next w:val="Normal"/>
    <w:uiPriority w:val="37"/>
    <w:unhideWhenUsed/>
    <w:rsid w:val="001B5D96"/>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onzalo.guillen.gosalbez@chem.ethz.ch"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0A4C2-530C-4835-B4F3-356AD72E2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  Sachin</dc:creator>
  <cp:keywords/>
  <dc:description/>
  <cp:lastModifiedBy>Guillén Gosalbez  Gonzalo</cp:lastModifiedBy>
  <cp:revision>3</cp:revision>
  <cp:lastPrinted>2024-09-27T09:10:00Z</cp:lastPrinted>
  <dcterms:created xsi:type="dcterms:W3CDTF">2024-10-11T08:30:00Z</dcterms:created>
  <dcterms:modified xsi:type="dcterms:W3CDTF">2024-10-11T08:32:00Z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http://www.zotero.org/styles/acs-sustainable-chemistry-and-engineering</vt:lpwstr>
  </property>
  <property fmtid="{D5CDD505-2E9C-101B-9397-08002B2CF9AE}" pid="3" name="Mendeley Recent Style Name 0_1">
    <vt:lpwstr>ACS Sustainable Chemistry &amp; Engineering</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http://www.zotero.org/styles/chemical-engineering-and-processing-process-intensification</vt:lpwstr>
  </property>
  <property fmtid="{D5CDD505-2E9C-101B-9397-08002B2CF9AE}" pid="11" name="Mendeley Recent Style Name 4_1">
    <vt:lpwstr>Chemical Engineering and Processing - Process Intensification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http://www.zotero.org/styles/computers-and-chemical-engineering</vt:lpwstr>
  </property>
  <property fmtid="{D5CDD505-2E9C-101B-9397-08002B2CF9AE}" pid="17" name="Mendeley Recent Style Name 7_1">
    <vt:lpwstr>Computers and Chemical Engineering</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http://www.zotero.org/styles/modern-humanities-research-association</vt:lpwstr>
  </property>
  <property fmtid="{D5CDD505-2E9C-101B-9397-08002B2CF9AE}" pid="21" name="Mendeley Recent Style Name 9_1">
    <vt:lpwstr>Modern Humanities Research Association 3rd edition (note with bibliography)</vt:lpwstr>
  </property>
  <property fmtid="{D5CDD505-2E9C-101B-9397-08002B2CF9AE}" pid="22" name="Mendeley Document_1">
    <vt:lpwstr>True</vt:lpwstr>
  </property>
  <property fmtid="{D5CDD505-2E9C-101B-9397-08002B2CF9AE}" pid="23" name="Mendeley Citation Style_1">
    <vt:lpwstr>http://www.zotero.org/styles/computers-and-chemical-engineering</vt:lpwstr>
  </property>
  <property fmtid="{D5CDD505-2E9C-101B-9397-08002B2CF9AE}" pid="24" name="Mendeley Unique User Id_1">
    <vt:lpwstr>4fed973a-30b9-3417-9fb4-596780b8f3e9</vt:lpwstr>
  </property>
  <property fmtid="{D5CDD505-2E9C-101B-9397-08002B2CF9AE}" pid="25" name="GrammarlyDocumentId">
    <vt:lpwstr>0f2d1a85ff922f6f86c585d9ab3b6fc89f83e91466fdc4f0c5e7425557caa7c2</vt:lpwstr>
  </property>
  <property fmtid="{D5CDD505-2E9C-101B-9397-08002B2CF9AE}" pid="26" name="ZOTERO_PREF_1">
    <vt:lpwstr>&lt;data data-version="3" zotero-version="6.0.36"&gt;&lt;session id="aNNteKQ8"/&gt;&lt;style id="http://www.zotero.org/styles/computers-and-chemical-engineering" hasBibliography="1" bibliographyStyleHasBeenSet="1"/&gt;&lt;prefs&gt;&lt;pref name="fieldType" value="Field"/&gt;&lt;pref name</vt:lpwstr>
  </property>
  <property fmtid="{D5CDD505-2E9C-101B-9397-08002B2CF9AE}" pid="27" name="ZOTERO_PREF_2">
    <vt:lpwstr>="automaticJournalAbbreviations" value="true"/&gt;&lt;/prefs&gt;&lt;/data&gt;</vt:lpwstr>
  </property>
</Properties>
</file>